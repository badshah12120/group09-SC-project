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11EB3">
      <w:pPr>
        <w:ind w:left="2160"/>
        <w:rPr>
          <w:rFonts w:ascii="Times New Roman" w:hAnsi="Times New Roman" w:cs="Times New Roman"/>
          <w:b/>
          <w:bCs/>
          <w:sz w:val="40"/>
          <w:szCs w:val="40"/>
        </w:rPr>
      </w:pPr>
      <w:r>
        <w:rPr>
          <w:rFonts w:ascii="Times New Roman" w:hAnsi="Times New Roman" w:cs="Times New Roman"/>
          <w:b/>
          <w:bCs/>
          <w:sz w:val="40"/>
          <w:szCs w:val="40"/>
        </w:rPr>
        <w:t>CS-322 Software Construction</w:t>
      </w:r>
    </w:p>
    <w:p w14:paraId="04637CB1">
      <w:pPr>
        <w:rPr>
          <w:rFonts w:ascii="Times New Roman" w:hAnsi="Times New Roman" w:cs="Times New Roman"/>
          <w:b/>
          <w:bCs/>
          <w:sz w:val="40"/>
          <w:szCs w:val="40"/>
        </w:rPr>
      </w:pPr>
      <w:r>
        <w:rPr>
          <w:rFonts w:ascii="Times New Roman" w:hAnsi="Times New Roman" w:cs="Times New Roman"/>
          <w:b/>
          <w:bCs/>
          <w:sz w:val="40"/>
          <w:szCs w:val="40"/>
        </w:rPr>
        <w:t>BAKERY ORDERING  SYSTEM</w:t>
      </w:r>
    </w:p>
    <w:p w14:paraId="77B34699">
      <w:pPr>
        <w:ind w:left="1440"/>
        <w:rPr>
          <w:rFonts w:ascii="Times New Roman" w:hAnsi="Times New Roman" w:cs="Times New Roman"/>
          <w:b/>
          <w:bCs/>
          <w:sz w:val="40"/>
          <w:szCs w:val="40"/>
        </w:rPr>
      </w:pPr>
      <w:r>
        <w:rPr>
          <w:rFonts w:ascii="Times New Roman" w:hAnsi="Times New Roman" w:cs="Times New Roman"/>
          <w:sz w:val="28"/>
          <w:szCs w:val="28"/>
          <w:u w:val="single"/>
        </w:rPr>
        <w:drawing>
          <wp:anchor distT="0" distB="0" distL="114300" distR="114300" simplePos="0" relativeHeight="251659264" behindDoc="0" locked="0" layoutInCell="1" allowOverlap="1">
            <wp:simplePos x="0" y="0"/>
            <wp:positionH relativeFrom="column">
              <wp:posOffset>1455420</wp:posOffset>
            </wp:positionH>
            <wp:positionV relativeFrom="paragraph">
              <wp:posOffset>233045</wp:posOffset>
            </wp:positionV>
            <wp:extent cx="3131820" cy="30683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anchor>
        </w:drawing>
      </w:r>
    </w:p>
    <w:p w14:paraId="33A8538B">
      <w:pPr>
        <w:ind w:left="1440"/>
        <w:rPr>
          <w:rFonts w:ascii="Times New Roman" w:hAnsi="Times New Roman" w:cs="Times New Roman"/>
          <w:b/>
          <w:bCs/>
          <w:sz w:val="40"/>
          <w:szCs w:val="40"/>
        </w:rPr>
      </w:pPr>
    </w:p>
    <w:p w14:paraId="5B99CDFE">
      <w:pPr>
        <w:ind w:left="1440"/>
        <w:rPr>
          <w:rFonts w:ascii="Times New Roman" w:hAnsi="Times New Roman" w:cs="Times New Roman"/>
          <w:b/>
          <w:bCs/>
          <w:sz w:val="40"/>
          <w:szCs w:val="40"/>
        </w:rPr>
      </w:pPr>
    </w:p>
    <w:p w14:paraId="36806297">
      <w:pPr>
        <w:ind w:left="1440"/>
        <w:rPr>
          <w:rFonts w:ascii="Times New Roman" w:hAnsi="Times New Roman" w:cs="Times New Roman"/>
          <w:b/>
          <w:bCs/>
          <w:sz w:val="40"/>
          <w:szCs w:val="40"/>
        </w:rPr>
      </w:pPr>
    </w:p>
    <w:p w14:paraId="7653021C">
      <w:pPr>
        <w:ind w:left="1440"/>
        <w:rPr>
          <w:rFonts w:ascii="Times New Roman" w:hAnsi="Times New Roman" w:cs="Times New Roman"/>
          <w:b/>
          <w:bCs/>
          <w:sz w:val="40"/>
          <w:szCs w:val="40"/>
        </w:rPr>
      </w:pPr>
    </w:p>
    <w:p w14:paraId="6984E268">
      <w:pPr>
        <w:ind w:left="1440"/>
        <w:rPr>
          <w:rFonts w:ascii="Times New Roman" w:hAnsi="Times New Roman" w:cs="Times New Roman"/>
          <w:b/>
          <w:bCs/>
          <w:sz w:val="40"/>
          <w:szCs w:val="40"/>
        </w:rPr>
      </w:pPr>
    </w:p>
    <w:p w14:paraId="29EEA1E6">
      <w:pPr>
        <w:ind w:left="1440"/>
        <w:rPr>
          <w:rFonts w:ascii="Times New Roman" w:hAnsi="Times New Roman" w:cs="Times New Roman"/>
          <w:b/>
          <w:bCs/>
          <w:sz w:val="40"/>
          <w:szCs w:val="40"/>
        </w:rPr>
      </w:pPr>
    </w:p>
    <w:p w14:paraId="42C5C088">
      <w:pPr>
        <w:rPr>
          <w:rFonts w:ascii="Times New Roman" w:hAnsi="Times New Roman" w:cs="Times New Roman"/>
          <w:b/>
          <w:bCs/>
          <w:sz w:val="40"/>
          <w:szCs w:val="40"/>
        </w:rPr>
      </w:pPr>
    </w:p>
    <w:p w14:paraId="11FCA568">
      <w:pPr>
        <w:rPr>
          <w:rFonts w:ascii="Times New Roman" w:hAnsi="Times New Roman" w:cs="Times New Roman"/>
          <w:sz w:val="24"/>
          <w:szCs w:val="24"/>
        </w:rPr>
      </w:pPr>
    </w:p>
    <w:p w14:paraId="24623610">
      <w:pPr>
        <w:ind w:left="3600"/>
        <w:jc w:val="both"/>
        <w:rPr>
          <w:rFonts w:ascii="Times New Roman" w:hAnsi="Times New Roman" w:cs="Times New Roman"/>
          <w:b/>
          <w:bCs/>
          <w:sz w:val="32"/>
          <w:szCs w:val="32"/>
        </w:rPr>
      </w:pPr>
      <w:r>
        <w:rPr>
          <w:rFonts w:ascii="Times New Roman" w:hAnsi="Times New Roman" w:cs="Times New Roman"/>
          <w:b/>
          <w:bCs/>
          <w:sz w:val="32"/>
          <w:szCs w:val="32"/>
        </w:rPr>
        <w:t xml:space="preserve">PRESENTED BY </w:t>
      </w:r>
    </w:p>
    <w:p w14:paraId="66C0CEE3">
      <w:pPr>
        <w:jc w:val="center"/>
        <w:rPr>
          <w:rFonts w:ascii="Times New Roman" w:hAnsi="Times New Roman" w:cs="Times New Roman"/>
          <w:sz w:val="24"/>
          <w:szCs w:val="24"/>
        </w:rPr>
      </w:pPr>
      <w:r>
        <w:rPr>
          <w:rFonts w:ascii="Times New Roman" w:hAnsi="Times New Roman" w:cs="Times New Roman"/>
          <w:sz w:val="24"/>
          <w:szCs w:val="24"/>
        </w:rPr>
        <w:t>MEMBER 1: Sharif Ullah (LEADER) (04072413006)</w:t>
      </w:r>
    </w:p>
    <w:p w14:paraId="0DCDDAD2">
      <w:pPr>
        <w:jc w:val="center"/>
        <w:rPr>
          <w:rFonts w:ascii="Times New Roman" w:hAnsi="Times New Roman" w:cs="Times New Roman"/>
          <w:sz w:val="24"/>
          <w:szCs w:val="24"/>
        </w:rPr>
      </w:pPr>
      <w:r>
        <w:rPr>
          <w:rFonts w:ascii="Times New Roman" w:hAnsi="Times New Roman" w:cs="Times New Roman"/>
          <w:sz w:val="24"/>
          <w:szCs w:val="24"/>
        </w:rPr>
        <w:t>MEMBER 2: Sayed Mehmood (04072413023)</w:t>
      </w:r>
    </w:p>
    <w:p w14:paraId="2D506389">
      <w:pPr>
        <w:jc w:val="center"/>
        <w:rPr>
          <w:rFonts w:ascii="Times New Roman" w:hAnsi="Times New Roman" w:cs="Times New Roman"/>
          <w:sz w:val="24"/>
          <w:szCs w:val="24"/>
        </w:rPr>
      </w:pPr>
      <w:r>
        <w:rPr>
          <w:rFonts w:ascii="Times New Roman" w:hAnsi="Times New Roman" w:cs="Times New Roman"/>
          <w:sz w:val="24"/>
          <w:szCs w:val="24"/>
        </w:rPr>
        <w:t>MEMBER 3: Shukria Farzan (04072413064)</w:t>
      </w:r>
    </w:p>
    <w:p w14:paraId="3391B959">
      <w:pPr>
        <w:jc w:val="center"/>
        <w:rPr>
          <w:rFonts w:ascii="Times New Roman" w:hAnsi="Times New Roman" w:cs="Times New Roman"/>
          <w:sz w:val="24"/>
          <w:szCs w:val="24"/>
        </w:rPr>
      </w:pPr>
    </w:p>
    <w:p w14:paraId="7880500A">
      <w:pPr>
        <w:jc w:val="center"/>
        <w:rPr>
          <w:rFonts w:ascii="Times New Roman" w:hAnsi="Times New Roman" w:cs="Times New Roman"/>
          <w:b/>
          <w:bCs/>
          <w:sz w:val="24"/>
          <w:szCs w:val="24"/>
        </w:rPr>
      </w:pPr>
      <w:r>
        <w:rPr>
          <w:rFonts w:ascii="Times New Roman" w:hAnsi="Times New Roman" w:cs="Times New Roman"/>
          <w:b/>
          <w:bCs/>
          <w:sz w:val="28"/>
          <w:szCs w:val="28"/>
        </w:rPr>
        <w:t>SUPERVISED BY</w:t>
      </w:r>
      <w:r>
        <w:rPr>
          <w:rFonts w:ascii="Times New Roman" w:hAnsi="Times New Roman" w:cs="Times New Roman"/>
          <w:b/>
          <w:bCs/>
          <w:sz w:val="24"/>
          <w:szCs w:val="24"/>
        </w:rPr>
        <w:t xml:space="preserve"> </w:t>
      </w:r>
    </w:p>
    <w:p w14:paraId="6D8B8CC3">
      <w:pPr>
        <w:jc w:val="center"/>
        <w:rPr>
          <w:rFonts w:ascii="Times New Roman" w:hAnsi="Times New Roman" w:cs="Times New Roman"/>
          <w:sz w:val="24"/>
          <w:szCs w:val="24"/>
        </w:rPr>
      </w:pPr>
      <w:r>
        <w:rPr>
          <w:rFonts w:ascii="Times New Roman" w:hAnsi="Times New Roman" w:cs="Times New Roman"/>
          <w:sz w:val="24"/>
          <w:szCs w:val="24"/>
        </w:rPr>
        <w:t>Dr. Onaiza Maqbool</w:t>
      </w:r>
    </w:p>
    <w:p w14:paraId="1DA3FBDE">
      <w:pPr>
        <w:jc w:val="center"/>
        <w:rPr>
          <w:rFonts w:ascii="Times New Roman" w:hAnsi="Times New Roman" w:cs="Times New Roman"/>
          <w:sz w:val="24"/>
          <w:szCs w:val="24"/>
        </w:rPr>
      </w:pPr>
    </w:p>
    <w:p w14:paraId="37024432">
      <w:pPr>
        <w:jc w:val="center"/>
        <w:rPr>
          <w:rFonts w:ascii="Times New Roman" w:hAnsi="Times New Roman" w:cs="Times New Roman"/>
          <w:sz w:val="24"/>
          <w:szCs w:val="24"/>
        </w:rPr>
      </w:pPr>
      <w:r>
        <w:rPr>
          <w:rFonts w:ascii="Times New Roman" w:hAnsi="Times New Roman" w:cs="Times New Roman"/>
          <w:sz w:val="24"/>
          <w:szCs w:val="24"/>
        </w:rPr>
        <w:t xml:space="preserve">Department of Computer Science </w:t>
      </w:r>
    </w:p>
    <w:p w14:paraId="6CFF161E">
      <w:pPr>
        <w:jc w:val="center"/>
        <w:rPr>
          <w:rFonts w:ascii="Times New Roman" w:hAnsi="Times New Roman" w:cs="Times New Roman"/>
          <w:sz w:val="24"/>
          <w:szCs w:val="24"/>
        </w:rPr>
      </w:pPr>
      <w:r>
        <w:rPr>
          <w:rFonts w:ascii="Times New Roman" w:hAnsi="Times New Roman" w:cs="Times New Roman"/>
          <w:sz w:val="24"/>
          <w:szCs w:val="24"/>
        </w:rPr>
        <w:t>Quaid-e-Azam University, Islamabad</w:t>
      </w:r>
    </w:p>
    <w:p w14:paraId="11006294">
      <w:pPr>
        <w:jc w:val="center"/>
        <w:rPr>
          <w:rFonts w:ascii="Times New Roman" w:hAnsi="Times New Roman" w:cs="Times New Roman"/>
          <w:sz w:val="24"/>
          <w:szCs w:val="24"/>
        </w:rPr>
      </w:pPr>
    </w:p>
    <w:p w14:paraId="56D28DF9">
      <w:pPr>
        <w:jc w:val="center"/>
        <w:rPr>
          <w:rFonts w:ascii="Times New Roman" w:hAnsi="Times New Roman" w:cs="Times New Roman"/>
          <w:b/>
          <w:bCs/>
          <w:sz w:val="28"/>
          <w:szCs w:val="28"/>
        </w:rPr>
      </w:pPr>
      <w:r>
        <w:rPr>
          <w:b/>
          <w:bCs/>
          <w:sz w:val="28"/>
          <w:szCs w:val="28"/>
        </w:rPr>
        <w:t>Bakery Ordering System</w:t>
      </w:r>
    </w:p>
    <w:p w14:paraId="669D6ADD">
      <w:pPr>
        <w:rPr>
          <w:rFonts w:ascii="Times New Roman" w:hAnsi="Times New Roman" w:cs="Times New Roman"/>
          <w:b/>
          <w:bCs/>
          <w:sz w:val="24"/>
          <w:szCs w:val="24"/>
        </w:rPr>
      </w:pPr>
      <w:r>
        <w:rPr>
          <w:rFonts w:ascii="Times New Roman" w:hAnsi="Times New Roman" w:cs="Times New Roman"/>
          <w:b/>
          <w:bCs/>
          <w:sz w:val="24"/>
          <w:szCs w:val="24"/>
        </w:rPr>
        <w:t>Project Manager</w:t>
      </w:r>
    </w:p>
    <w:p w14:paraId="40197F38">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2D326681">
      <w:pPr>
        <w:ind w:left="720"/>
        <w:rPr>
          <w:rFonts w:ascii="Times New Roman" w:hAnsi="Times New Roman" w:cs="Times New Roman"/>
          <w:b/>
          <w:bCs/>
          <w:sz w:val="24"/>
          <w:szCs w:val="24"/>
        </w:rPr>
      </w:pPr>
      <w:r>
        <w:rPr>
          <w:rFonts w:ascii="Times New Roman" w:hAnsi="Times New Roman" w:cs="Times New Roman"/>
        </w:rPr>
        <w:t>Signature                                                                                                             Date</w:t>
      </w:r>
    </w:p>
    <w:p w14:paraId="06BAEC04">
      <w:pPr>
        <w:rPr>
          <w:rFonts w:ascii="Times New Roman" w:hAnsi="Times New Roman" w:cs="Times New Roman"/>
          <w:sz w:val="24"/>
          <w:szCs w:val="24"/>
        </w:rPr>
      </w:pPr>
      <w:r>
        <w:rPr>
          <w:rFonts w:ascii="Times New Roman" w:hAnsi="Times New Roman" w:cs="Times New Roman"/>
          <w:b/>
          <w:bCs/>
          <w:sz w:val="24"/>
          <w:szCs w:val="24"/>
        </w:rPr>
        <w:t xml:space="preserve">Sharif Ullah </w:t>
      </w:r>
      <w:r>
        <w:rPr>
          <w:rFonts w:ascii="Times New Roman" w:hAnsi="Times New Roman" w:cs="Times New Roman"/>
          <w:sz w:val="24"/>
          <w:szCs w:val="24"/>
        </w:rPr>
        <w:t>Student, QAU Islamabad</w:t>
      </w:r>
    </w:p>
    <w:p w14:paraId="4BFD17EA">
      <w:pPr>
        <w:rPr>
          <w:rFonts w:ascii="Times New Roman" w:hAnsi="Times New Roman" w:cs="Times New Roman"/>
          <w:b/>
          <w:bCs/>
          <w:sz w:val="24"/>
          <w:szCs w:val="24"/>
        </w:rPr>
      </w:pPr>
      <w:r>
        <w:rPr>
          <w:rFonts w:ascii="Times New Roman" w:hAnsi="Times New Roman" w:cs="Times New Roman"/>
          <w:b/>
          <w:bCs/>
          <w:sz w:val="24"/>
          <w:szCs w:val="24"/>
        </w:rPr>
        <w:t>Member 1</w:t>
      </w:r>
    </w:p>
    <w:p w14:paraId="478B55C5">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47663BFC">
      <w:pPr>
        <w:ind w:left="720"/>
        <w:rPr>
          <w:rFonts w:ascii="Times New Roman" w:hAnsi="Times New Roman" w:cs="Times New Roman"/>
        </w:rPr>
      </w:pPr>
      <w:r>
        <w:rPr>
          <w:rFonts w:ascii="Times New Roman" w:hAnsi="Times New Roman" w:cs="Times New Roman"/>
        </w:rPr>
        <w:t>Signature                                                                                                             Date</w:t>
      </w:r>
    </w:p>
    <w:p w14:paraId="0E077EFC">
      <w:pPr>
        <w:rPr>
          <w:rFonts w:ascii="Times New Roman" w:hAnsi="Times New Roman" w:cs="Times New Roman"/>
          <w:sz w:val="24"/>
          <w:szCs w:val="24"/>
        </w:rPr>
      </w:pPr>
      <w:r>
        <w:rPr>
          <w:rFonts w:ascii="Times New Roman" w:hAnsi="Times New Roman" w:cs="Times New Roman"/>
          <w:b/>
          <w:bCs/>
          <w:sz w:val="24"/>
          <w:szCs w:val="24"/>
        </w:rPr>
        <w:t>Sayed Mehmood</w:t>
      </w:r>
      <w:r>
        <w:rPr>
          <w:rFonts w:ascii="Times New Roman" w:hAnsi="Times New Roman" w:cs="Times New Roman"/>
          <w:sz w:val="24"/>
          <w:szCs w:val="24"/>
        </w:rPr>
        <w:t xml:space="preserve"> Student, QAU Islamabad</w:t>
      </w:r>
    </w:p>
    <w:p w14:paraId="509F41AB">
      <w:pPr>
        <w:rPr>
          <w:rFonts w:ascii="Times New Roman" w:hAnsi="Times New Roman" w:cs="Times New Roman"/>
          <w:b/>
          <w:bCs/>
          <w:sz w:val="24"/>
          <w:szCs w:val="24"/>
        </w:rPr>
      </w:pPr>
      <w:r>
        <w:rPr>
          <w:rFonts w:ascii="Times New Roman" w:hAnsi="Times New Roman" w:cs="Times New Roman"/>
          <w:b/>
          <w:bCs/>
          <w:sz w:val="24"/>
          <w:szCs w:val="24"/>
        </w:rPr>
        <w:t>Member 2</w:t>
      </w:r>
    </w:p>
    <w:p w14:paraId="08A718D6">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0D7089CF">
      <w:pPr>
        <w:ind w:left="720"/>
        <w:rPr>
          <w:rFonts w:ascii="Times New Roman" w:hAnsi="Times New Roman" w:cs="Times New Roman"/>
        </w:rPr>
      </w:pPr>
      <w:r>
        <w:rPr>
          <w:rFonts w:ascii="Times New Roman" w:hAnsi="Times New Roman" w:cs="Times New Roman"/>
        </w:rPr>
        <w:t>Signature                                                                                                             Date</w:t>
      </w:r>
    </w:p>
    <w:p w14:paraId="5296B379">
      <w:pPr>
        <w:rPr>
          <w:rFonts w:ascii="Times New Roman" w:hAnsi="Times New Roman" w:cs="Times New Roman"/>
          <w:sz w:val="24"/>
          <w:szCs w:val="24"/>
        </w:rPr>
      </w:pPr>
      <w:r>
        <w:rPr>
          <w:rFonts w:ascii="Times New Roman" w:hAnsi="Times New Roman" w:cs="Times New Roman"/>
          <w:b/>
          <w:bCs/>
          <w:sz w:val="24"/>
          <w:szCs w:val="24"/>
        </w:rPr>
        <w:t xml:space="preserve">Shukria Farzan </w:t>
      </w:r>
      <w:r>
        <w:rPr>
          <w:rFonts w:ascii="Times New Roman" w:hAnsi="Times New Roman" w:cs="Times New Roman"/>
          <w:sz w:val="24"/>
          <w:szCs w:val="24"/>
        </w:rPr>
        <w:t>Student, QAU Islamabad</w:t>
      </w:r>
    </w:p>
    <w:p w14:paraId="7A700FC1">
      <w:pPr>
        <w:rPr>
          <w:rFonts w:ascii="Times New Roman" w:hAnsi="Times New Roman" w:cs="Times New Roman"/>
          <w:sz w:val="24"/>
          <w:szCs w:val="24"/>
        </w:rPr>
      </w:pPr>
    </w:p>
    <w:p w14:paraId="38196769">
      <w:pPr>
        <w:rPr>
          <w:rFonts w:ascii="Times New Roman" w:hAnsi="Times New Roman" w:cs="Times New Roman"/>
          <w:b/>
          <w:bCs/>
          <w:sz w:val="24"/>
          <w:szCs w:val="24"/>
        </w:rPr>
      </w:pPr>
      <w:r>
        <w:rPr>
          <w:rFonts w:ascii="Times New Roman" w:hAnsi="Times New Roman" w:cs="Times New Roman"/>
          <w:b/>
          <w:bCs/>
          <w:sz w:val="24"/>
          <w:szCs w:val="24"/>
        </w:rPr>
        <w:t>Member 3</w:t>
      </w:r>
    </w:p>
    <w:p w14:paraId="41A0EA35">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5545BC88">
      <w:pPr>
        <w:ind w:left="720"/>
        <w:rPr>
          <w:rFonts w:ascii="Times New Roman" w:hAnsi="Times New Roman" w:cs="Times New Roman"/>
        </w:rPr>
      </w:pPr>
      <w:r>
        <w:rPr>
          <w:rFonts w:ascii="Times New Roman" w:hAnsi="Times New Roman" w:cs="Times New Roman"/>
        </w:rPr>
        <w:t>Signature                                                                                                             Date</w:t>
      </w:r>
    </w:p>
    <w:p w14:paraId="0FA0B1E7">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22D5AD75">
      <w:pPr>
        <w:ind w:left="720"/>
        <w:rPr>
          <w:rFonts w:ascii="Times New Roman" w:hAnsi="Times New Roman" w:cs="Times New Roman"/>
        </w:rPr>
      </w:pPr>
      <w:r>
        <w:rPr>
          <w:rFonts w:ascii="Times New Roman" w:hAnsi="Times New Roman" w:cs="Times New Roman"/>
        </w:rPr>
        <w:t>Signature                                                                                                             Date</w:t>
      </w:r>
    </w:p>
    <w:p w14:paraId="7A6C205E">
      <w:pPr>
        <w:rPr>
          <w:rFonts w:ascii="Times New Roman" w:hAnsi="Times New Roman" w:cs="Times New Roman"/>
          <w:b/>
          <w:bCs/>
          <w:sz w:val="24"/>
          <w:szCs w:val="24"/>
        </w:rPr>
      </w:pPr>
      <w:r>
        <w:rPr>
          <w:rFonts w:ascii="Times New Roman" w:hAnsi="Times New Roman" w:cs="Times New Roman"/>
          <w:b/>
          <w:bCs/>
          <w:sz w:val="24"/>
          <w:szCs w:val="24"/>
        </w:rPr>
        <w:t>Dr. Onaiza Maqbool</w:t>
      </w:r>
    </w:p>
    <w:p w14:paraId="21229F33">
      <w:pPr>
        <w:rPr>
          <w:rFonts w:ascii="Times New Roman" w:hAnsi="Times New Roman" w:cs="Times New Roman"/>
          <w:sz w:val="24"/>
          <w:szCs w:val="24"/>
        </w:rPr>
      </w:pPr>
      <w:r>
        <w:rPr>
          <w:rFonts w:ascii="Times New Roman" w:hAnsi="Times New Roman" w:cs="Times New Roman"/>
          <w:sz w:val="24"/>
          <w:szCs w:val="24"/>
        </w:rPr>
        <w:t>Professor, QAU Islamabad</w:t>
      </w:r>
    </w:p>
    <w:p w14:paraId="4842347B">
      <w:pPr>
        <w:rPr>
          <w:rFonts w:ascii="Times New Roman" w:hAnsi="Times New Roman" w:cs="Times New Roman"/>
          <w:b/>
          <w:bCs/>
          <w:sz w:val="32"/>
          <w:szCs w:val="32"/>
        </w:rPr>
      </w:pPr>
      <w:r>
        <w:rPr>
          <w:rFonts w:ascii="Times New Roman" w:hAnsi="Times New Roman" w:cs="Times New Roman"/>
          <w:b/>
          <w:bCs/>
          <w:sz w:val="32"/>
          <w:szCs w:val="32"/>
        </w:rPr>
        <w:t>Change History</w:t>
      </w:r>
    </w:p>
    <w:p w14:paraId="2EE41B11">
      <w:pPr>
        <w:rPr>
          <w:rFonts w:ascii="Times New Roman" w:hAnsi="Times New Roman" w:cs="Times New Roman"/>
          <w:sz w:val="24"/>
          <w:szCs w:val="24"/>
        </w:rPr>
      </w:pPr>
    </w:p>
    <w:tbl>
      <w:tblPr>
        <w:tblStyle w:val="46"/>
        <w:tblW w:w="971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65"/>
        <w:gridCol w:w="1800"/>
        <w:gridCol w:w="2250"/>
        <w:gridCol w:w="4501"/>
      </w:tblGrid>
      <w:tr w14:paraId="1C6E36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3" w:hRule="atLeast"/>
        </w:trPr>
        <w:tc>
          <w:tcPr>
            <w:tcW w:w="1165" w:type="dxa"/>
          </w:tcPr>
          <w:p w14:paraId="7FEF207B">
            <w:pPr>
              <w:spacing w:after="0"/>
              <w:rPr>
                <w:rFonts w:ascii="Times New Roman" w:hAnsi="Times New Roman" w:cs="Times New Roman"/>
                <w:b/>
                <w:bCs/>
                <w:sz w:val="24"/>
                <w:szCs w:val="24"/>
              </w:rPr>
            </w:pPr>
            <w:r>
              <w:rPr>
                <w:rFonts w:ascii="Times New Roman" w:hAnsi="Times New Roman" w:cs="Times New Roman"/>
                <w:b/>
                <w:bCs/>
                <w:sz w:val="24"/>
                <w:szCs w:val="24"/>
              </w:rPr>
              <w:t xml:space="preserve">         Version                               No.</w:t>
            </w:r>
          </w:p>
        </w:tc>
        <w:tc>
          <w:tcPr>
            <w:tcW w:w="1800" w:type="dxa"/>
          </w:tcPr>
          <w:p w14:paraId="13BE0F90">
            <w:pPr>
              <w:spacing w:after="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p>
          <w:p w14:paraId="7D67CAF8">
            <w:pPr>
              <w:spacing w:after="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r>
              <w:rPr>
                <w:rFonts w:ascii="Times New Roman" w:hAnsi="Times New Roman" w:cs="Times New Roman"/>
                <w:b/>
                <w:bCs/>
                <w:sz w:val="24"/>
                <w:szCs w:val="24"/>
              </w:rPr>
              <w:t>Date</w:t>
            </w:r>
          </w:p>
        </w:tc>
        <w:tc>
          <w:tcPr>
            <w:tcW w:w="2250" w:type="dxa"/>
          </w:tcPr>
          <w:p w14:paraId="11E28D20">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3B4CB002">
            <w:pPr>
              <w:spacing w:after="0"/>
              <w:rPr>
                <w:rFonts w:ascii="Times New Roman" w:hAnsi="Times New Roman" w:cs="Times New Roman"/>
                <w:b/>
                <w:bCs/>
                <w:sz w:val="24"/>
                <w:szCs w:val="24"/>
              </w:rPr>
            </w:pPr>
            <w:r>
              <w:rPr>
                <w:rFonts w:ascii="Times New Roman" w:hAnsi="Times New Roman" w:cs="Times New Roman"/>
                <w:b/>
                <w:bCs/>
                <w:sz w:val="24"/>
                <w:szCs w:val="24"/>
              </w:rPr>
              <w:t xml:space="preserve">          Modified </w:t>
            </w:r>
          </w:p>
          <w:p w14:paraId="08091D17">
            <w:pPr>
              <w:spacing w:after="0"/>
              <w:rPr>
                <w:rFonts w:ascii="Times New Roman" w:hAnsi="Times New Roman" w:cs="Times New Roman"/>
                <w:b w:val="0"/>
                <w:bCs w:val="0"/>
                <w:sz w:val="24"/>
                <w:szCs w:val="24"/>
              </w:rPr>
            </w:pPr>
            <w:r>
              <w:rPr>
                <w:rFonts w:ascii="Times New Roman" w:hAnsi="Times New Roman" w:cs="Times New Roman"/>
                <w:b/>
                <w:bCs/>
                <w:sz w:val="24"/>
                <w:szCs w:val="24"/>
              </w:rPr>
              <w:t xml:space="preserve">              By</w:t>
            </w:r>
          </w:p>
        </w:tc>
        <w:tc>
          <w:tcPr>
            <w:tcW w:w="4501" w:type="dxa"/>
          </w:tcPr>
          <w:p w14:paraId="60AD9F18">
            <w:pPr>
              <w:spacing w:after="0"/>
              <w:rPr>
                <w:rFonts w:ascii="Times New Roman" w:hAnsi="Times New Roman" w:cs="Times New Roman"/>
                <w:b/>
                <w:bCs/>
                <w:sz w:val="24"/>
                <w:szCs w:val="24"/>
              </w:rPr>
            </w:pPr>
            <w:r>
              <w:rPr>
                <w:rFonts w:ascii="Times New Roman" w:hAnsi="Times New Roman" w:cs="Times New Roman"/>
                <w:b w:val="0"/>
                <w:bCs w:val="0"/>
                <w:sz w:val="24"/>
                <w:szCs w:val="24"/>
              </w:rPr>
              <w:t xml:space="preserve">            </w:t>
            </w:r>
          </w:p>
          <w:p w14:paraId="7FBD4E35">
            <w:pPr>
              <w:spacing w:after="0"/>
              <w:rPr>
                <w:rFonts w:ascii="Times New Roman" w:hAnsi="Times New Roman" w:cs="Times New Roman"/>
                <w:b w:val="0"/>
                <w:bCs w:val="0"/>
                <w:sz w:val="24"/>
                <w:szCs w:val="24"/>
              </w:rPr>
            </w:pPr>
            <w:r>
              <w:rPr>
                <w:rFonts w:ascii="Times New Roman" w:hAnsi="Times New Roman" w:cs="Times New Roman"/>
                <w:b/>
                <w:bCs/>
                <w:sz w:val="24"/>
                <w:szCs w:val="24"/>
              </w:rPr>
              <w:t xml:space="preserve">                        Changes</w:t>
            </w:r>
          </w:p>
        </w:tc>
      </w:tr>
      <w:tr w14:paraId="5A5748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43" w:hRule="atLeast"/>
        </w:trPr>
        <w:tc>
          <w:tcPr>
            <w:tcW w:w="1165" w:type="dxa"/>
            <w:shd w:val="clear" w:color="auto" w:fill="F1F1F1" w:themeFill="background1" w:themeFillShade="F2"/>
          </w:tcPr>
          <w:p w14:paraId="4B1D4341">
            <w:pPr>
              <w:spacing w:after="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p>
          <w:p w14:paraId="3CA9F1F9">
            <w:pPr>
              <w:spacing w:after="0"/>
              <w:rPr>
                <w:rFonts w:ascii="Times New Roman" w:hAnsi="Times New Roman" w:cs="Times New Roman"/>
                <w:b/>
                <w:bCs/>
                <w:sz w:val="24"/>
                <w:szCs w:val="24"/>
              </w:rPr>
            </w:pPr>
            <w:r>
              <w:rPr>
                <w:rFonts w:ascii="Times New Roman" w:hAnsi="Times New Roman" w:cs="Times New Roman"/>
                <w:b w:val="0"/>
                <w:bCs w:val="0"/>
                <w:sz w:val="24"/>
                <w:szCs w:val="24"/>
              </w:rPr>
              <w:t xml:space="preserve">     </w:t>
            </w:r>
            <w:r>
              <w:rPr>
                <w:rFonts w:ascii="Times New Roman" w:hAnsi="Times New Roman" w:cs="Times New Roman"/>
                <w:b w:val="0"/>
                <w:bCs w:val="0"/>
                <w:sz w:val="36"/>
                <w:szCs w:val="36"/>
              </w:rPr>
              <w:t>1</w:t>
            </w:r>
          </w:p>
        </w:tc>
        <w:tc>
          <w:tcPr>
            <w:tcW w:w="1800" w:type="dxa"/>
            <w:shd w:val="clear" w:color="auto" w:fill="F1F1F1" w:themeFill="background1" w:themeFillShade="F2"/>
          </w:tcPr>
          <w:p w14:paraId="5EB4C3BC">
            <w:pPr>
              <w:spacing w:after="0"/>
              <w:rPr>
                <w:rFonts w:ascii="Times New Roman" w:hAnsi="Times New Roman" w:cs="Times New Roman"/>
                <w:b/>
                <w:bCs/>
                <w:sz w:val="24"/>
                <w:szCs w:val="24"/>
              </w:rPr>
            </w:pPr>
          </w:p>
          <w:p w14:paraId="57C5DAD0">
            <w:pPr>
              <w:spacing w:after="0"/>
              <w:rPr>
                <w:rFonts w:ascii="Times New Roman" w:hAnsi="Times New Roman" w:cs="Times New Roman"/>
                <w:b/>
                <w:bCs/>
                <w:sz w:val="24"/>
                <w:szCs w:val="24"/>
              </w:rPr>
            </w:pPr>
            <w:r>
              <w:rPr>
                <w:rFonts w:ascii="Times New Roman" w:hAnsi="Times New Roman" w:cs="Times New Roman"/>
                <w:b/>
                <w:bCs/>
                <w:sz w:val="24"/>
                <w:szCs w:val="24"/>
              </w:rPr>
              <w:t xml:space="preserve">  07/10/2026</w:t>
            </w:r>
          </w:p>
        </w:tc>
        <w:tc>
          <w:tcPr>
            <w:tcW w:w="2250" w:type="dxa"/>
            <w:shd w:val="clear" w:color="auto" w:fill="F1F1F1" w:themeFill="background1" w:themeFillShade="F2"/>
          </w:tcPr>
          <w:p w14:paraId="5C683D65">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260831BF">
            <w:pPr>
              <w:spacing w:after="0"/>
              <w:rPr>
                <w:rFonts w:ascii="Times New Roman" w:hAnsi="Times New Roman" w:cs="Times New Roman"/>
                <w:b/>
                <w:bCs/>
                <w:sz w:val="24"/>
                <w:szCs w:val="24"/>
              </w:rPr>
            </w:pPr>
            <w:r>
              <w:rPr>
                <w:rFonts w:ascii="Times New Roman" w:hAnsi="Times New Roman" w:cs="Times New Roman"/>
                <w:b/>
                <w:bCs/>
                <w:sz w:val="24"/>
                <w:szCs w:val="24"/>
              </w:rPr>
              <w:t xml:space="preserve">  Sayed Mehmood</w:t>
            </w:r>
          </w:p>
        </w:tc>
        <w:tc>
          <w:tcPr>
            <w:tcW w:w="4501" w:type="dxa"/>
            <w:shd w:val="clear" w:color="auto" w:fill="F1F1F1" w:themeFill="background1" w:themeFillShade="F2"/>
          </w:tcPr>
          <w:p w14:paraId="23692F00">
            <w:pPr>
              <w:spacing w:after="0"/>
              <w:rPr>
                <w:rFonts w:ascii="Times New Roman" w:hAnsi="Times New Roman" w:cs="Times New Roman"/>
                <w:b/>
                <w:bCs/>
                <w:sz w:val="24"/>
                <w:szCs w:val="24"/>
              </w:rPr>
            </w:pPr>
          </w:p>
          <w:p w14:paraId="153CD8D6">
            <w:pPr>
              <w:spacing w:after="0"/>
              <w:rPr>
                <w:rFonts w:ascii="Times New Roman" w:hAnsi="Times New Roman" w:cs="Times New Roman"/>
                <w:b/>
                <w:bCs/>
                <w:sz w:val="24"/>
                <w:szCs w:val="24"/>
              </w:rPr>
            </w:pPr>
            <w:r>
              <w:rPr>
                <w:rFonts w:ascii="Times New Roman" w:hAnsi="Times New Roman" w:cs="Times New Roman"/>
                <w:b/>
                <w:bCs/>
                <w:sz w:val="24"/>
                <w:szCs w:val="24"/>
              </w:rPr>
              <w:t xml:space="preserve">  Original</w:t>
            </w:r>
          </w:p>
        </w:tc>
      </w:tr>
      <w:tr w14:paraId="404370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98" w:hRule="atLeast"/>
        </w:trPr>
        <w:tc>
          <w:tcPr>
            <w:tcW w:w="1165" w:type="dxa"/>
          </w:tcPr>
          <w:p w14:paraId="617DCBE0">
            <w:pPr>
              <w:spacing w:after="0"/>
              <w:rPr>
                <w:rFonts w:ascii="Times New Roman" w:hAnsi="Times New Roman" w:cs="Times New Roman"/>
                <w:b/>
                <w:bCs/>
                <w:sz w:val="24"/>
                <w:szCs w:val="24"/>
              </w:rPr>
            </w:pPr>
          </w:p>
        </w:tc>
        <w:tc>
          <w:tcPr>
            <w:tcW w:w="1800" w:type="dxa"/>
          </w:tcPr>
          <w:p w14:paraId="32032DA9">
            <w:pPr>
              <w:spacing w:after="0"/>
              <w:rPr>
                <w:rFonts w:ascii="Times New Roman" w:hAnsi="Times New Roman" w:cs="Times New Roman"/>
                <w:b/>
                <w:bCs/>
                <w:sz w:val="24"/>
                <w:szCs w:val="24"/>
              </w:rPr>
            </w:pPr>
          </w:p>
        </w:tc>
        <w:tc>
          <w:tcPr>
            <w:tcW w:w="2250" w:type="dxa"/>
          </w:tcPr>
          <w:p w14:paraId="3EFB8BB4">
            <w:pPr>
              <w:spacing w:after="0"/>
              <w:rPr>
                <w:rFonts w:ascii="Times New Roman" w:hAnsi="Times New Roman" w:cs="Times New Roman"/>
                <w:b/>
                <w:bCs/>
                <w:sz w:val="24"/>
                <w:szCs w:val="24"/>
              </w:rPr>
            </w:pPr>
          </w:p>
        </w:tc>
        <w:tc>
          <w:tcPr>
            <w:tcW w:w="4501" w:type="dxa"/>
          </w:tcPr>
          <w:p w14:paraId="532B5407">
            <w:pPr>
              <w:spacing w:after="0"/>
              <w:rPr>
                <w:rFonts w:ascii="Times New Roman" w:hAnsi="Times New Roman" w:cs="Times New Roman"/>
                <w:b/>
                <w:bCs/>
                <w:sz w:val="24"/>
                <w:szCs w:val="24"/>
              </w:rPr>
            </w:pPr>
          </w:p>
        </w:tc>
      </w:tr>
      <w:tr w14:paraId="447703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43" w:hRule="atLeast"/>
        </w:trPr>
        <w:tc>
          <w:tcPr>
            <w:tcW w:w="1165" w:type="dxa"/>
            <w:shd w:val="clear" w:color="auto" w:fill="F1F1F1" w:themeFill="background1" w:themeFillShade="F2"/>
          </w:tcPr>
          <w:p w14:paraId="762C9992">
            <w:pPr>
              <w:spacing w:after="0"/>
              <w:rPr>
                <w:rFonts w:ascii="Times New Roman" w:hAnsi="Times New Roman" w:cs="Times New Roman"/>
                <w:b/>
                <w:bCs/>
                <w:sz w:val="24"/>
                <w:szCs w:val="24"/>
              </w:rPr>
            </w:pPr>
          </w:p>
        </w:tc>
        <w:tc>
          <w:tcPr>
            <w:tcW w:w="1800" w:type="dxa"/>
            <w:shd w:val="clear" w:color="auto" w:fill="F1F1F1" w:themeFill="background1" w:themeFillShade="F2"/>
          </w:tcPr>
          <w:p w14:paraId="280C739F">
            <w:pPr>
              <w:spacing w:after="0"/>
              <w:rPr>
                <w:rFonts w:ascii="Times New Roman" w:hAnsi="Times New Roman" w:cs="Times New Roman"/>
                <w:b/>
                <w:bCs/>
                <w:sz w:val="24"/>
                <w:szCs w:val="24"/>
              </w:rPr>
            </w:pPr>
          </w:p>
        </w:tc>
        <w:tc>
          <w:tcPr>
            <w:tcW w:w="2250" w:type="dxa"/>
            <w:shd w:val="clear" w:color="auto" w:fill="F1F1F1" w:themeFill="background1" w:themeFillShade="F2"/>
          </w:tcPr>
          <w:p w14:paraId="00BC5EBA">
            <w:pPr>
              <w:spacing w:after="0"/>
              <w:rPr>
                <w:rFonts w:ascii="Times New Roman" w:hAnsi="Times New Roman" w:cs="Times New Roman"/>
                <w:b/>
                <w:bCs/>
                <w:sz w:val="24"/>
                <w:szCs w:val="24"/>
              </w:rPr>
            </w:pPr>
          </w:p>
        </w:tc>
        <w:tc>
          <w:tcPr>
            <w:tcW w:w="4501" w:type="dxa"/>
            <w:shd w:val="clear" w:color="auto" w:fill="F1F1F1" w:themeFill="background1" w:themeFillShade="F2"/>
          </w:tcPr>
          <w:p w14:paraId="558AAF61">
            <w:pPr>
              <w:spacing w:after="0"/>
              <w:rPr>
                <w:rFonts w:ascii="Times New Roman" w:hAnsi="Times New Roman" w:cs="Times New Roman"/>
                <w:b/>
                <w:bCs/>
                <w:sz w:val="24"/>
                <w:szCs w:val="24"/>
              </w:rPr>
            </w:pPr>
          </w:p>
        </w:tc>
      </w:tr>
      <w:tr w14:paraId="60A0BD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43" w:hRule="atLeast"/>
        </w:trPr>
        <w:tc>
          <w:tcPr>
            <w:tcW w:w="1165" w:type="dxa"/>
          </w:tcPr>
          <w:p w14:paraId="24D662DE">
            <w:pPr>
              <w:spacing w:after="0"/>
              <w:rPr>
                <w:rFonts w:ascii="Times New Roman" w:hAnsi="Times New Roman" w:cs="Times New Roman"/>
                <w:b/>
                <w:bCs/>
                <w:sz w:val="24"/>
                <w:szCs w:val="24"/>
              </w:rPr>
            </w:pPr>
          </w:p>
        </w:tc>
        <w:tc>
          <w:tcPr>
            <w:tcW w:w="1800" w:type="dxa"/>
          </w:tcPr>
          <w:p w14:paraId="4F9B9AE4">
            <w:pPr>
              <w:spacing w:after="0"/>
              <w:rPr>
                <w:rFonts w:ascii="Times New Roman" w:hAnsi="Times New Roman" w:cs="Times New Roman"/>
                <w:b/>
                <w:bCs/>
                <w:sz w:val="24"/>
                <w:szCs w:val="24"/>
              </w:rPr>
            </w:pPr>
          </w:p>
        </w:tc>
        <w:tc>
          <w:tcPr>
            <w:tcW w:w="2250" w:type="dxa"/>
          </w:tcPr>
          <w:p w14:paraId="1F91F82B">
            <w:pPr>
              <w:spacing w:after="0"/>
              <w:rPr>
                <w:rFonts w:ascii="Times New Roman" w:hAnsi="Times New Roman" w:cs="Times New Roman"/>
                <w:b/>
                <w:bCs/>
                <w:sz w:val="24"/>
                <w:szCs w:val="24"/>
              </w:rPr>
            </w:pPr>
          </w:p>
        </w:tc>
        <w:tc>
          <w:tcPr>
            <w:tcW w:w="4501" w:type="dxa"/>
          </w:tcPr>
          <w:p w14:paraId="3DEA4D35">
            <w:pPr>
              <w:spacing w:after="0"/>
              <w:rPr>
                <w:rFonts w:ascii="Times New Roman" w:hAnsi="Times New Roman" w:cs="Times New Roman"/>
                <w:b/>
                <w:bCs/>
                <w:sz w:val="24"/>
                <w:szCs w:val="24"/>
              </w:rPr>
            </w:pPr>
          </w:p>
        </w:tc>
      </w:tr>
      <w:tr w14:paraId="11C1B0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3" w:hRule="atLeast"/>
        </w:trPr>
        <w:tc>
          <w:tcPr>
            <w:tcW w:w="1165" w:type="dxa"/>
            <w:shd w:val="clear" w:color="auto" w:fill="F1F1F1" w:themeFill="background1" w:themeFillShade="F2"/>
          </w:tcPr>
          <w:p w14:paraId="11A3E900">
            <w:pPr>
              <w:spacing w:after="0"/>
              <w:rPr>
                <w:rFonts w:ascii="Times New Roman" w:hAnsi="Times New Roman" w:cs="Times New Roman"/>
                <w:b/>
                <w:bCs/>
                <w:sz w:val="24"/>
                <w:szCs w:val="24"/>
              </w:rPr>
            </w:pPr>
          </w:p>
        </w:tc>
        <w:tc>
          <w:tcPr>
            <w:tcW w:w="1800" w:type="dxa"/>
            <w:shd w:val="clear" w:color="auto" w:fill="F1F1F1" w:themeFill="background1" w:themeFillShade="F2"/>
          </w:tcPr>
          <w:p w14:paraId="582E50AF">
            <w:pPr>
              <w:spacing w:after="0"/>
              <w:rPr>
                <w:rFonts w:ascii="Times New Roman" w:hAnsi="Times New Roman" w:cs="Times New Roman"/>
                <w:b/>
                <w:bCs/>
                <w:sz w:val="24"/>
                <w:szCs w:val="24"/>
              </w:rPr>
            </w:pPr>
          </w:p>
        </w:tc>
        <w:tc>
          <w:tcPr>
            <w:tcW w:w="2250" w:type="dxa"/>
            <w:shd w:val="clear" w:color="auto" w:fill="F1F1F1" w:themeFill="background1" w:themeFillShade="F2"/>
          </w:tcPr>
          <w:p w14:paraId="03DA1F72">
            <w:pPr>
              <w:spacing w:after="0"/>
              <w:rPr>
                <w:rFonts w:ascii="Times New Roman" w:hAnsi="Times New Roman" w:cs="Times New Roman"/>
                <w:b/>
                <w:bCs/>
                <w:sz w:val="24"/>
                <w:szCs w:val="24"/>
              </w:rPr>
            </w:pPr>
          </w:p>
        </w:tc>
        <w:tc>
          <w:tcPr>
            <w:tcW w:w="4501" w:type="dxa"/>
            <w:shd w:val="clear" w:color="auto" w:fill="F1F1F1" w:themeFill="background1" w:themeFillShade="F2"/>
          </w:tcPr>
          <w:p w14:paraId="61F51208">
            <w:pPr>
              <w:spacing w:after="0"/>
              <w:rPr>
                <w:rFonts w:ascii="Times New Roman" w:hAnsi="Times New Roman" w:cs="Times New Roman"/>
                <w:b/>
                <w:bCs/>
                <w:sz w:val="24"/>
                <w:szCs w:val="24"/>
              </w:rPr>
            </w:pPr>
          </w:p>
        </w:tc>
      </w:tr>
    </w:tbl>
    <w:p w14:paraId="4EAC21EC">
      <w:pPr>
        <w:rPr>
          <w:rFonts w:ascii="Times New Roman" w:hAnsi="Times New Roman" w:cs="Times New Roman"/>
          <w:b/>
          <w:bCs/>
          <w:sz w:val="24"/>
          <w:szCs w:val="24"/>
        </w:rPr>
      </w:pPr>
    </w:p>
    <w:p w14:paraId="3C9E47AE">
      <w:pPr>
        <w:rPr>
          <w:rFonts w:ascii="Times New Roman" w:hAnsi="Times New Roman" w:cs="Times New Roman"/>
          <w:b/>
          <w:bCs/>
          <w:sz w:val="24"/>
          <w:szCs w:val="24"/>
        </w:rPr>
      </w:pPr>
    </w:p>
    <w:p w14:paraId="1F30BC19">
      <w:pPr>
        <w:rPr>
          <w:rFonts w:ascii="Times New Roman" w:hAnsi="Times New Roman" w:cs="Times New Roman"/>
          <w:b/>
          <w:bCs/>
          <w:sz w:val="28"/>
          <w:szCs w:val="28"/>
        </w:rPr>
      </w:pPr>
      <w:r>
        <w:rPr>
          <w:rFonts w:ascii="Times New Roman" w:hAnsi="Times New Roman" w:cs="Times New Roman"/>
          <w:b/>
          <w:bCs/>
          <w:sz w:val="28"/>
          <w:szCs w:val="28"/>
        </w:rPr>
        <w:t>Remarks</w:t>
      </w:r>
    </w:p>
    <w:p w14:paraId="2BACD56A">
      <w:pPr>
        <w:rPr>
          <w:rFonts w:ascii="Times New Roman" w:hAnsi="Times New Roman" w:cs="Times New Roman"/>
          <w:b/>
          <w:bCs/>
          <w:sz w:val="28"/>
          <w:szCs w:val="28"/>
        </w:rPr>
      </w:pPr>
    </w:p>
    <w:p w14:paraId="2083FE2E">
      <w:pPr>
        <w:pBdr>
          <w:top w:val="single" w:color="auto" w:sz="12" w:space="1"/>
          <w:bottom w:val="single" w:color="auto" w:sz="12" w:space="1"/>
        </w:pBdr>
        <w:rPr>
          <w:rFonts w:ascii="Times New Roman" w:hAnsi="Times New Roman" w:cs="Times New Roman"/>
          <w:b/>
          <w:bCs/>
          <w:sz w:val="28"/>
          <w:szCs w:val="28"/>
        </w:rPr>
      </w:pPr>
    </w:p>
    <w:p w14:paraId="02BAE6CF">
      <w:pPr>
        <w:pBdr>
          <w:top w:val="single" w:color="auto" w:sz="12" w:space="1"/>
          <w:bottom w:val="single" w:color="auto" w:sz="12" w:space="1"/>
        </w:pBdr>
        <w:rPr>
          <w:rFonts w:ascii="Times New Roman" w:hAnsi="Times New Roman" w:cs="Times New Roman"/>
          <w:b/>
          <w:bCs/>
          <w:sz w:val="28"/>
          <w:szCs w:val="28"/>
        </w:rPr>
      </w:pPr>
    </w:p>
    <w:p w14:paraId="57353A3C">
      <w:pPr>
        <w:rPr>
          <w:rFonts w:ascii="Times New Roman" w:hAnsi="Times New Roman" w:cs="Times New Roman"/>
          <w:sz w:val="24"/>
          <w:szCs w:val="24"/>
        </w:rPr>
      </w:pPr>
    </w:p>
    <w:p w14:paraId="300801FE">
      <w:pPr>
        <w:pStyle w:val="41"/>
        <w:ind w:left="360"/>
        <w:jc w:val="right"/>
        <w:rPr>
          <w:rFonts w:ascii="Times New Roman" w:hAnsi="Times New Roman" w:cs="Times New Roman"/>
          <w:sz w:val="24"/>
          <w:szCs w:val="24"/>
        </w:rPr>
      </w:pPr>
      <w:r>
        <w:rPr>
          <w:rFonts w:ascii="Times New Roman" w:hAnsi="Times New Roman" w:cs="Times New Roman"/>
          <w:sz w:val="24"/>
          <w:szCs w:val="24"/>
        </w:rPr>
        <w:t xml:space="preserve">____________________ </w:t>
      </w:r>
    </w:p>
    <w:p w14:paraId="3E4130DC">
      <w:pPr>
        <w:pStyle w:val="41"/>
        <w:ind w:left="720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rPr>
        <w:t>Signature</w:t>
      </w:r>
      <w:r>
        <w:rPr>
          <w:rFonts w:ascii="Times New Roman" w:hAnsi="Times New Roman" w:cs="Times New Roman"/>
          <w:sz w:val="24"/>
          <w:szCs w:val="24"/>
        </w:rPr>
        <w:t xml:space="preserve"> </w:t>
      </w:r>
    </w:p>
    <w:p w14:paraId="65FC3B9D">
      <w:pPr>
        <w:pStyle w:val="41"/>
        <w:ind w:left="360"/>
        <w:rPr>
          <w:rFonts w:ascii="Times New Roman" w:hAnsi="Times New Roman" w:cs="Times New Roman"/>
          <w:sz w:val="24"/>
          <w:szCs w:val="24"/>
        </w:rPr>
      </w:pPr>
    </w:p>
    <w:p w14:paraId="1887F21E">
      <w:pPr>
        <w:ind w:left="6480"/>
        <w:rPr>
          <w:rFonts w:ascii="Times New Roman" w:hAnsi="Times New Roman" w:cs="Times New Roman"/>
          <w:b/>
          <w:bCs/>
          <w:sz w:val="24"/>
          <w:szCs w:val="24"/>
        </w:rPr>
      </w:pPr>
      <w:r>
        <w:rPr>
          <w:rFonts w:ascii="Times New Roman" w:hAnsi="Times New Roman" w:cs="Times New Roman"/>
          <w:b/>
          <w:bCs/>
          <w:sz w:val="24"/>
          <w:szCs w:val="24"/>
        </w:rPr>
        <w:t xml:space="preserve">          Dr. Onaiza Maqbool</w:t>
      </w:r>
    </w:p>
    <w:p w14:paraId="32603AF2">
      <w:pPr>
        <w:ind w:left="6480"/>
        <w:rPr>
          <w:rFonts w:ascii="Times New Roman" w:hAnsi="Times New Roman" w:cs="Times New Roman"/>
          <w:sz w:val="24"/>
          <w:szCs w:val="24"/>
        </w:rPr>
      </w:pPr>
      <w:r>
        <w:rPr>
          <w:rFonts w:ascii="Times New Roman" w:hAnsi="Times New Roman" w:cs="Times New Roman"/>
          <w:sz w:val="24"/>
          <w:szCs w:val="24"/>
        </w:rPr>
        <w:t xml:space="preserve">    Professor, QAU Islamabad</w:t>
      </w:r>
    </w:p>
    <w:sdt>
      <w:sdtPr>
        <w:rPr>
          <w:rFonts w:asciiTheme="minorHAnsi" w:hAnsiTheme="minorHAnsi" w:eastAsiaTheme="minorHAnsi" w:cstheme="minorBidi"/>
          <w:color w:val="auto"/>
          <w:kern w:val="2"/>
          <w:sz w:val="22"/>
          <w:szCs w:val="22"/>
          <w14:ligatures w14:val="standardContextual"/>
        </w:rPr>
        <w:id w:val="1100213754"/>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07544639">
          <w:pPr>
            <w:pStyle w:val="49"/>
          </w:pPr>
        </w:p>
        <w:p w14:paraId="36A0D53A">
          <w:pPr>
            <w:pStyle w:val="2"/>
            <w:spacing w:before="100" w:beforeAutospacing="1" w:after="100" w:afterAutospacing="1"/>
          </w:pPr>
          <w:bookmarkStart w:id="0" w:name="_Toc193890174"/>
        </w:p>
      </w:sdtContent>
    </w:sdt>
    <w:p w14:paraId="2469C393">
      <w:pPr>
        <w:rPr>
          <w:rFonts w:eastAsia="Times New Roman"/>
          <w:sz w:val="48"/>
          <w:szCs w:val="48"/>
        </w:rPr>
      </w:pPr>
      <w:r>
        <w:rPr>
          <w:rFonts w:eastAsia="Times New Roman"/>
        </w:rPr>
        <w:t>Introduction</w:t>
      </w:r>
      <w:bookmarkEnd w:id="0"/>
    </w:p>
    <w:p w14:paraId="0880B59F">
      <w:pPr>
        <w:pStyle w:val="3"/>
        <w:spacing w:before="100" w:beforeAutospacing="1" w:after="100" w:afterAutospacing="1"/>
        <w:rPr>
          <w:rFonts w:eastAsia="Times New Roman"/>
        </w:rPr>
      </w:pPr>
      <w:bookmarkStart w:id="1" w:name="_Toc193890175"/>
      <w:r>
        <w:rPr>
          <w:rFonts w:eastAsia="Times New Roman"/>
        </w:rPr>
        <w:t>Purpose</w:t>
      </w:r>
      <w:bookmarkEnd w:id="1"/>
    </w:p>
    <w:p w14:paraId="4CC458B9">
      <w:pPr>
        <w:pStyle w:val="15"/>
      </w:pPr>
      <w:r>
        <w:t>This Software Requirements Specification (SRS) document defines the functional and non-functional requirements for the Bakery Ordering System, here</w:t>
      </w:r>
      <w:ins w:id="0" w:author="Sayed Mehmood [2]" w:date="2026-10-14T12:33:23Z">
        <w:r>
          <w:rPr>
            <w:rFonts w:hint="default"/>
            <w:lang w:val="en-US"/>
          </w:rPr>
          <w:t xml:space="preserve"> </w:t>
        </w:r>
      </w:ins>
      <w:r>
        <w:t>after referred to as "Bakery Ordering." The Bakery Ordering System is designed to make it easier for customers to browse bakery products, place orders, make payments, select valid delivery areas, and schedule orders for a future time. It provides a centralized platform where bakery products, customer orders, payments, delivery details, discounts, and salesman assignments can be managed efficiently. This document is intended for use by the development team, bakery staff, customers, and other stakeholders to ensure a clear understanding of the system's capabilities and limitations.</w:t>
      </w:r>
    </w:p>
    <w:p w14:paraId="604C4DB6">
      <w:pPr>
        <w:pStyle w:val="3"/>
        <w:spacing w:before="100" w:beforeAutospacing="1" w:after="100" w:afterAutospacing="1"/>
        <w:rPr>
          <w:rFonts w:eastAsia="Times New Roman"/>
          <w:sz w:val="24"/>
          <w:szCs w:val="24"/>
        </w:rPr>
      </w:pPr>
      <w:bookmarkStart w:id="2" w:name="_Toc193890176"/>
      <w:r>
        <w:rPr>
          <w:rFonts w:eastAsia="Times New Roman"/>
        </w:rPr>
        <w:t>Scope</w:t>
      </w:r>
      <w:bookmarkEnd w:id="2"/>
    </w:p>
    <w:p w14:paraId="6A4E3966">
      <w:pPr>
        <w:pStyle w:val="15"/>
        <w:rPr>
          <w:ins w:id="1" w:author="Sayed Mehmood [2]" w:date="2026-10-14T12:36:21Z"/>
        </w:rPr>
      </w:pPr>
      <w:r>
        <w:t>The Bakery Ordering System is a web-based online ordering system designed to make the bakery ordering process easier and more convenient for customers. The system allows customers to browse available bakery products, view products by category, select items, place orders, calculate the total price, apply available discounts and package deals, and make payments using a credit card. It also allows customers to select a valid delivery area, provide delivery details, and book orders for a future time. On the bakery side, the system supports product and order management, salesman assignment for deliveries, and recording of delivery information. The system aims to provide a simple and efficient platform for managing bakery orders from product selection to delivery.</w:t>
      </w:r>
    </w:p>
    <w:p w14:paraId="60B44C60">
      <w:pPr>
        <w:pStyle w:val="15"/>
      </w:pPr>
    </w:p>
    <w:p w14:paraId="627720E4">
      <w:pPr>
        <w:pStyle w:val="41"/>
        <w:numPr>
          <w:ilvl w:val="0"/>
          <w:numId w:val="1"/>
        </w:numPr>
        <w:spacing w:before="100" w:beforeAutospacing="1" w:after="100" w:afterAutospacing="1" w:line="240" w:lineRule="auto"/>
        <w:outlineLvl w:val="2"/>
        <w:rPr>
          <w:rStyle w:val="29"/>
          <w:rFonts w:ascii="Times New Roman" w:hAnsi="Times New Roman" w:eastAsia="Times New Roman" w:cs="Times New Roman"/>
          <w:sz w:val="27"/>
          <w:szCs w:val="27"/>
        </w:rPr>
      </w:pPr>
      <w:bookmarkStart w:id="3" w:name="_Toc193890177"/>
      <w:r>
        <w:rPr>
          <w:rStyle w:val="29"/>
          <w:rFonts w:ascii="Times New Roman" w:hAnsi="Times New Roman" w:eastAsia="Times New Roman" w:cs="Times New Roman"/>
          <w:b/>
          <w:bCs/>
          <w:sz w:val="32"/>
          <w:szCs w:val="32"/>
        </w:rPr>
        <w:t>Project Name</w:t>
      </w:r>
      <w:bookmarkEnd w:id="3"/>
      <w:ins w:id="2" w:author="Sayed Mehmood [2]" w:date="2026-10-14T12:35:47Z">
        <w:r>
          <w:rPr>
            <w:rStyle w:val="29"/>
            <w:rFonts w:ascii="Times New Roman" w:hAnsi="Times New Roman" w:eastAsia="Times New Roman" w:cs="Times New Roman"/>
            <w:sz w:val="27"/>
            <w:szCs w:val="27"/>
          </w:rPr>
          <w:br w:type="textWrapping"/>
        </w:r>
      </w:ins>
    </w:p>
    <w:p w14:paraId="1D4D887F">
      <w:pPr>
        <w:pStyle w:val="41"/>
        <w:numPr>
          <w:ilvl w:val="0"/>
          <w:numId w:val="2"/>
        </w:numPr>
        <w:spacing w:before="100" w:beforeAutospacing="1" w:after="100" w:afterAutospacing="1" w:line="240" w:lineRule="auto"/>
        <w:outlineLvl w:val="2"/>
        <w:rPr>
          <w:rStyle w:val="29"/>
        </w:rPr>
      </w:pPr>
      <w:r>
        <w:rPr>
          <w:b/>
          <w:bCs/>
          <w:sz w:val="24"/>
          <w:szCs w:val="24"/>
        </w:rPr>
        <w:t>Bakery Ordering System</w:t>
      </w:r>
      <w:bookmarkStart w:id="4" w:name="_Toc193890178"/>
      <w:r>
        <w:rPr>
          <w:rFonts w:ascii="Times New Roman" w:hAnsi="Times New Roman" w:eastAsia="Times New Roman" w:cs="Times New Roman"/>
          <w:b/>
          <w:bCs/>
          <w:sz w:val="27"/>
          <w:szCs w:val="27"/>
        </w:rPr>
        <w:br w:type="textWrapping"/>
      </w:r>
      <w:r>
        <w:rPr>
          <w:rFonts w:ascii="Times New Roman" w:hAnsi="Times New Roman" w:eastAsia="Times New Roman" w:cs="Times New Roman"/>
          <w:b/>
          <w:bCs/>
          <w:sz w:val="27"/>
          <w:szCs w:val="27"/>
        </w:rPr>
        <w:br w:type="textWrapping"/>
      </w:r>
      <w:r>
        <w:rPr>
          <w:rFonts w:ascii="Times New Roman" w:hAnsi="Times New Roman" w:eastAsia="Times New Roman" w:cs="Times New Roman"/>
          <w:b/>
          <w:bCs/>
          <w:sz w:val="27"/>
          <w:szCs w:val="27"/>
        </w:rPr>
        <w:t xml:space="preserve"> </w:t>
      </w:r>
      <w:r>
        <w:rPr>
          <w:rStyle w:val="29"/>
        </w:rPr>
        <w:t>Main Functionality</w:t>
      </w:r>
      <w:bookmarkEnd w:id="4"/>
    </w:p>
    <w:p w14:paraId="427A264F">
      <w:pPr>
        <w:numPr>
          <w:ilvl w:val="255"/>
          <w:numId w:val="0"/>
        </w:numPr>
        <w:spacing w:before="100" w:beforeAutospacing="1" w:after="100" w:afterAutospacing="1" w:line="240" w:lineRule="auto"/>
        <w:ind w:left="0" w:firstLine="0"/>
        <w:rPr>
          <w:rFonts w:ascii="Times New Roman" w:hAnsi="Times New Roman" w:eastAsia="Times New Roman" w:cs="Times New Roman"/>
          <w:sz w:val="24"/>
          <w:szCs w:val="24"/>
        </w:rPr>
      </w:pPr>
      <w:r>
        <w:rPr>
          <w:rFonts w:ascii="Microsoft YaHei" w:hAnsi="Microsoft YaHei" w:eastAsia="Microsoft YaHei" w:cs="Microsoft YaHei"/>
          <w:b/>
          <w:bCs/>
          <w:sz w:val="24"/>
          <w:szCs w:val="24"/>
        </w:rPr>
        <w:t>Bakery Item Management:</w:t>
      </w:r>
      <w:r>
        <w:rPr>
          <w:rFonts w:ascii="Times New Roman" w:hAnsi="Times New Roman" w:eastAsia="Times New Roman" w:cs="Times New Roman"/>
          <w:sz w:val="24"/>
          <w:szCs w:val="24"/>
        </w:rPr>
        <w:br w:type="textWrapping"/>
      </w:r>
      <w:r>
        <w:rPr>
          <w:rFonts w:ascii="Arial" w:hAnsi="Arial" w:eastAsia="SimSun" w:cs="Arial"/>
          <w:sz w:val="22"/>
          <w:szCs w:val="22"/>
        </w:rPr>
        <w:t>Bakery staff can add, update, remove, and manage bakery products, including their names, prices, descriptions, and availability.</w:t>
      </w:r>
    </w:p>
    <w:p w14:paraId="631C8B0D">
      <w:pPr>
        <w:numPr>
          <w:ilvl w:val="255"/>
          <w:numId w:val="0"/>
        </w:numPr>
        <w:spacing w:before="100" w:beforeAutospacing="1" w:after="100" w:afterAutospacing="1" w:line="240" w:lineRule="auto"/>
        <w:ind w:left="360" w:firstLine="0"/>
        <w:rPr>
          <w:rFonts w:ascii="Times New Roman" w:hAnsi="Times New Roman" w:eastAsia="Times New Roman" w:cs="Times New Roman"/>
          <w:sz w:val="24"/>
          <w:szCs w:val="24"/>
        </w:rPr>
      </w:pPr>
    </w:p>
    <w:p w14:paraId="3B84DCF7">
      <w:r>
        <w:rPr>
          <w:rFonts w:ascii="Microsoft YaHei" w:hAnsi="Microsoft YaHei" w:eastAsia="Microsoft YaHei" w:cs="Microsoft YaHei"/>
          <w:b/>
          <w:bCs/>
          <w:sz w:val="24"/>
          <w:szCs w:val="24"/>
        </w:rPr>
        <w:t>Order Management:</w:t>
      </w:r>
      <w:r>
        <w:rPr>
          <w:rFonts w:ascii="Times New Roman" w:hAnsi="Times New Roman" w:eastAsia="Times New Roman" w:cs="Times New Roman"/>
          <w:sz w:val="24"/>
          <w:szCs w:val="24"/>
        </w:rPr>
        <w:br w:type="textWrapping"/>
      </w:r>
      <w:r>
        <w:rPr>
          <w:rFonts w:ascii="Arial" w:hAnsi="Arial" w:eastAsia="SimSun" w:cs="Arial"/>
          <w:sz w:val="22"/>
          <w:szCs w:val="22"/>
        </w:rPr>
        <w:t>The salesman can create and manage customer orders by selecting bakery items and specifying their quantities.</w:t>
      </w:r>
      <w:r>
        <w:rPr>
          <w:rFonts w:ascii="Arial" w:hAnsi="Arial" w:eastAsia="Times New Roman" w:cs="Arial"/>
          <w:b/>
          <w:bCs/>
          <w:sz w:val="22"/>
          <w:szCs w:val="22"/>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Microsoft YaHei" w:hAnsi="Microsoft YaHei" w:eastAsia="Microsoft YaHei" w:cs="Microsoft YaHei"/>
          <w:b/>
          <w:bCs/>
          <w:sz w:val="24"/>
          <w:szCs w:val="24"/>
        </w:rPr>
        <w:t>Payment Processing:</w:t>
      </w:r>
      <w:r>
        <w:rPr>
          <w:rFonts w:ascii="Times New Roman" w:hAnsi="Times New Roman" w:eastAsia="Times New Roman" w:cs="Times New Roman"/>
          <w:sz w:val="24"/>
          <w:szCs w:val="24"/>
        </w:rPr>
        <w:br w:type="textWrapping"/>
      </w:r>
      <w:r>
        <w:rPr>
          <w:rFonts w:ascii="Arial" w:hAnsi="Arial" w:eastAsia="SimSun" w:cs="Arial"/>
          <w:sz w:val="22"/>
          <w:szCs w:val="22"/>
        </w:rPr>
        <w:t>The system records and manages payment information for customer orders.</w:t>
      </w:r>
    </w:p>
    <w:p w14:paraId="731DD628">
      <w:pPr>
        <w:numPr>
          <w:ilvl w:val="255"/>
          <w:numId w:val="0"/>
        </w:numPr>
        <w:spacing w:before="100" w:beforeAutospacing="1" w:after="100" w:afterAutospacing="1" w:line="240" w:lineRule="auto"/>
        <w:ind w:left="0" w:firstLine="0"/>
        <w:rPr>
          <w:rFonts w:ascii="Arial" w:hAnsi="Arial" w:eastAsia="SimSun" w:cs="Arial"/>
        </w:rPr>
      </w:pPr>
      <w:r>
        <w:rPr>
          <w:rFonts w:ascii="Microsoft YaHei" w:hAnsi="Microsoft YaHei" w:eastAsia="Microsoft YaHei" w:cs="Microsoft YaHei"/>
          <w:b/>
          <w:bCs/>
          <w:sz w:val="24"/>
          <w:szCs w:val="24"/>
        </w:rPr>
        <w:t>Delivery Management:</w:t>
      </w:r>
      <w:r>
        <w:rPr>
          <w:rFonts w:hint="eastAsia" w:ascii="Microsoft YaHei" w:hAnsi="Microsoft YaHei" w:eastAsia="Microsoft YaHei" w:cs="Microsoft YaHei"/>
          <w:sz w:val="24"/>
          <w:szCs w:val="24"/>
        </w:rPr>
        <w:br w:type="textWrapping"/>
      </w:r>
      <w:r>
        <w:rPr>
          <w:rFonts w:ascii="Arial" w:hAnsi="Arial" w:eastAsia="SimSun" w:cs="Arial"/>
          <w:sz w:val="22"/>
          <w:szCs w:val="22"/>
        </w:rPr>
        <w:t>The system records customer delivery details and validates whether the requested delivery area is supported.</w:t>
      </w:r>
    </w:p>
    <w:p w14:paraId="5AADA1FC">
      <w:pPr>
        <w:numPr>
          <w:ilvl w:val="255"/>
          <w:numId w:val="0"/>
        </w:numPr>
        <w:spacing w:before="100" w:beforeAutospacing="1" w:after="100" w:afterAutospacing="1" w:line="240" w:lineRule="auto"/>
        <w:ind w:left="0" w:firstLine="0"/>
        <w:rPr>
          <w:rFonts w:ascii="SimSun" w:hAnsi="SimSun" w:eastAsia="SimSun" w:cs="SimSun"/>
          <w:sz w:val="24"/>
          <w:szCs w:val="24"/>
        </w:rPr>
      </w:pPr>
      <w:r>
        <w:rPr>
          <w:rStyle w:val="16"/>
          <w:rFonts w:ascii="Microsoft YaHei" w:hAnsi="Microsoft YaHei" w:eastAsia="Microsoft YaHei" w:cs="Microsoft YaHei"/>
          <w:sz w:val="24"/>
          <w:szCs w:val="24"/>
        </w:rPr>
        <w:t>Discount Management</w:t>
      </w:r>
      <w:r>
        <w:rPr>
          <w:rFonts w:ascii="SimSun" w:hAnsi="SimSun" w:eastAsia="SimSun" w:cs="SimSun"/>
          <w:sz w:val="24"/>
          <w:szCs w:val="24"/>
        </w:rPr>
        <w:t xml:space="preserve"> </w:t>
      </w:r>
    </w:p>
    <w:p w14:paraId="522C184A">
      <w:pPr>
        <w:numPr>
          <w:ilvl w:val="255"/>
          <w:numId w:val="0"/>
        </w:numPr>
        <w:spacing w:before="100" w:beforeAutospacing="1" w:after="100" w:afterAutospacing="1" w:line="240" w:lineRule="auto"/>
        <w:ind w:left="0" w:firstLine="0"/>
        <w:rPr>
          <w:rFonts w:ascii="Times New Roman" w:hAnsi="Times New Roman" w:eastAsia="Times New Roman" w:cs="Times New Roman"/>
          <w:sz w:val="24"/>
          <w:szCs w:val="24"/>
        </w:rPr>
      </w:pPr>
      <w:r>
        <w:rPr>
          <w:rFonts w:ascii="Arial" w:hAnsi="Arial" w:eastAsia="SimSun" w:cs="Arial"/>
          <w:sz w:val="22"/>
          <w:szCs w:val="22"/>
        </w:rPr>
        <w:t>The system applies eligible discounts and calculates the final amount of the customer’s order.</w:t>
      </w:r>
    </w:p>
    <w:p w14:paraId="00AC9D43">
      <w:pPr>
        <w:pStyle w:val="41"/>
        <w:numPr>
          <w:ilvl w:val="0"/>
          <w:numId w:val="3"/>
        </w:numPr>
        <w:spacing w:before="100" w:beforeAutospacing="1" w:after="100" w:afterAutospacing="1" w:line="240" w:lineRule="auto"/>
        <w:outlineLvl w:val="2"/>
        <w:rPr>
          <w:rStyle w:val="29"/>
        </w:rPr>
      </w:pPr>
      <w:bookmarkStart w:id="5" w:name="_Toc193890179"/>
      <w:r>
        <w:rPr>
          <w:rFonts w:ascii="Times New Roman" w:hAnsi="Times New Roman" w:eastAsia="Times New Roman" w:cs="Times New Roman"/>
          <w:b/>
          <w:bCs/>
          <w:sz w:val="27"/>
          <w:szCs w:val="27"/>
        </w:rPr>
        <w:t xml:space="preserve"> </w:t>
      </w:r>
      <w:r>
        <w:rPr>
          <w:rStyle w:val="29"/>
        </w:rPr>
        <w:t>Objectives</w:t>
      </w:r>
      <w:bookmarkEnd w:id="5"/>
    </w:p>
    <w:p w14:paraId="7919C6AA">
      <w:pPr>
        <w:pStyle w:val="41"/>
        <w:numPr>
          <w:ilvl w:val="255"/>
          <w:numId w:val="0"/>
        </w:numPr>
        <w:spacing w:before="100" w:beforeAutospacing="1" w:after="100" w:afterAutospacing="1" w:line="240" w:lineRule="auto"/>
        <w:ind w:left="360"/>
        <w:outlineLvl w:val="2"/>
        <w:rPr>
          <w:rStyle w:val="29"/>
        </w:rPr>
      </w:pPr>
    </w:p>
    <w:p w14:paraId="013C2BBC">
      <w:pPr>
        <w:pStyle w:val="41"/>
        <w:numPr>
          <w:ilvl w:val="255"/>
          <w:numId w:val="0"/>
        </w:numPr>
        <w:spacing w:before="100" w:beforeAutospacing="1" w:after="100" w:afterAutospacing="1"/>
        <w:ind w:left="360"/>
        <w:outlineLvl w:val="2"/>
        <w:rPr>
          <w:rFonts w:ascii="Times New Roman" w:hAnsi="Times New Roman" w:eastAsia="Times New Roman" w:cs="Times New Roman"/>
          <w:sz w:val="24"/>
          <w:szCs w:val="24"/>
        </w:rPr>
      </w:pPr>
      <w:r>
        <w:rPr>
          <w:rFonts w:ascii="Microsoft YaHei" w:hAnsi="Microsoft YaHei" w:eastAsia="Microsoft YaHei" w:cs="Microsoft YaHei"/>
          <w:b/>
          <w:bCs/>
          <w:sz w:val="24"/>
          <w:szCs w:val="24"/>
        </w:rPr>
        <w:t>Bakery Product and Order Management</w:t>
      </w:r>
      <w:r>
        <w:rPr>
          <w:rFonts w:ascii="Times New Roman" w:hAnsi="Times New Roman" w:eastAsia="Times New Roman" w:cs="Times New Roman"/>
          <w:sz w:val="24"/>
          <w:szCs w:val="24"/>
        </w:rPr>
        <w:br w:type="textWrapping"/>
      </w:r>
      <w:r>
        <w:rPr>
          <w:rFonts w:ascii="Arial" w:hAnsi="Arial" w:eastAsia="SimSun" w:cs="Arial"/>
          <w:sz w:val="24"/>
          <w:szCs w:val="24"/>
        </w:rPr>
        <w:t>The system aims to provide an organized way for the salesman to manage bakery items. The salesman can add new items, update existing item information, remove items, and maintain their prices and availability.</w:t>
      </w:r>
    </w:p>
    <w:p w14:paraId="011A9AA0">
      <w:pPr>
        <w:numPr>
          <w:ilvl w:val="255"/>
          <w:numId w:val="0"/>
        </w:numPr>
        <w:spacing w:before="100" w:beforeAutospacing="1" w:after="100" w:afterAutospacing="1" w:line="240" w:lineRule="auto"/>
        <w:ind w:left="396" w:leftChars="180" w:firstLine="120" w:firstLineChars="50"/>
        <w:rPr>
          <w:rFonts w:ascii="Arial" w:hAnsi="Arial" w:eastAsia="Times New Roman" w:cs="Arial"/>
          <w:sz w:val="22"/>
          <w:szCs w:val="22"/>
        </w:rPr>
      </w:pPr>
      <w:r>
        <w:rPr>
          <w:rFonts w:ascii="Microsoft YaHei" w:hAnsi="Microsoft YaHei" w:eastAsia="Microsoft YaHei" w:cs="Microsoft YaHei"/>
          <w:b/>
          <w:bCs/>
          <w:sz w:val="24"/>
          <w:szCs w:val="24"/>
        </w:rPr>
        <w:t>Automatic Order Calculation and Discounts</w:t>
      </w:r>
      <w:r>
        <w:rPr>
          <w:rFonts w:ascii="Times New Roman" w:hAnsi="Times New Roman" w:eastAsia="Times New Roman" w:cs="Times New Roman"/>
          <w:sz w:val="24"/>
          <w:szCs w:val="24"/>
        </w:rPr>
        <w:br w:type="textWrapping"/>
      </w:r>
      <w:r>
        <w:rPr>
          <w:rFonts w:ascii="Arial" w:hAnsi="Arial" w:eastAsia="SimSun" w:cs="Arial"/>
          <w:sz w:val="22"/>
          <w:szCs w:val="22"/>
        </w:rPr>
        <w:t>To automatically calculate the total order amount based on selected items and quantities, while providing discounts and package deals to customers.</w:t>
      </w:r>
    </w:p>
    <w:p w14:paraId="74AAAF55">
      <w:pPr>
        <w:numPr>
          <w:ilvl w:val="255"/>
          <w:numId w:val="0"/>
        </w:numPr>
        <w:spacing w:before="100" w:beforeAutospacing="1" w:after="100" w:afterAutospacing="1" w:line="240" w:lineRule="auto"/>
        <w:ind w:left="360" w:firstLine="0"/>
        <w:rPr>
          <w:rFonts w:ascii="Times New Roman" w:hAnsi="Times New Roman" w:eastAsia="Times New Roman" w:cs="Times New Roman"/>
          <w:sz w:val="24"/>
          <w:szCs w:val="24"/>
        </w:rPr>
      </w:pPr>
      <w:r>
        <w:rPr>
          <w:rFonts w:ascii="Microsoft YaHei" w:hAnsi="Microsoft YaHei" w:eastAsia="Microsoft YaHei" w:cs="Microsoft YaHei"/>
          <w:b/>
          <w:bCs/>
          <w:sz w:val="24"/>
          <w:szCs w:val="24"/>
        </w:rPr>
        <w:t>Delivery and Order Scheduling</w:t>
      </w:r>
      <w:r>
        <w:rPr>
          <w:rFonts w:ascii="Times New Roman" w:hAnsi="Times New Roman" w:eastAsia="Times New Roman" w:cs="Times New Roman"/>
          <w:sz w:val="24"/>
          <w:szCs w:val="24"/>
        </w:rPr>
        <w:br w:type="textWrapping"/>
      </w:r>
      <w:r>
        <w:rPr>
          <w:rFonts w:ascii="Arial" w:hAnsi="Arial" w:eastAsia="SimSun" w:cs="Arial"/>
          <w:sz w:val="22"/>
          <w:szCs w:val="22"/>
        </w:rPr>
        <w:t>To validate delivery areas, record delivery information, assign deadlines to booked orders, and help ensure timely delivery.</w:t>
      </w:r>
    </w:p>
    <w:p w14:paraId="7349775D">
      <w:pPr>
        <w:numPr>
          <w:ilvl w:val="255"/>
          <w:numId w:val="0"/>
        </w:numPr>
        <w:spacing w:before="100" w:beforeAutospacing="1" w:after="100" w:afterAutospacing="1" w:line="240" w:lineRule="auto"/>
        <w:ind w:left="360" w:firstLine="0"/>
        <w:rPr>
          <w:rFonts w:ascii="Arial" w:hAnsi="Arial" w:eastAsia="Times New Roman" w:cs="Arial"/>
          <w:sz w:val="22"/>
          <w:szCs w:val="22"/>
        </w:rPr>
      </w:pPr>
      <w:r>
        <w:rPr>
          <w:rFonts w:ascii="Microsoft YaHei" w:hAnsi="Microsoft YaHei" w:eastAsia="Microsoft YaHei" w:cs="Microsoft YaHei"/>
          <w:b/>
          <w:bCs/>
          <w:sz w:val="24"/>
          <w:szCs w:val="24"/>
        </w:rPr>
        <w:t>Payment and Sales Management</w:t>
      </w:r>
      <w:r>
        <w:rPr>
          <w:rFonts w:ascii="Times New Roman" w:hAnsi="Times New Roman" w:eastAsia="Times New Roman" w:cs="Times New Roman"/>
          <w:sz w:val="24"/>
          <w:szCs w:val="24"/>
        </w:rPr>
        <w:br w:type="textWrapping"/>
      </w:r>
      <w:r>
        <w:rPr>
          <w:rFonts w:ascii="Arial" w:hAnsi="Arial" w:eastAsia="SimSun" w:cs="Arial"/>
          <w:sz w:val="22"/>
          <w:szCs w:val="22"/>
        </w:rPr>
        <w:t>To provide credit card payment for customers and maintain a proper sales process from order booking until order completion.</w:t>
      </w:r>
    </w:p>
    <w:p w14:paraId="64752045">
      <w:pPr>
        <w:numPr>
          <w:ilvl w:val="0"/>
          <w:numId w:val="4"/>
        </w:numPr>
        <w:spacing w:before="100" w:beforeAutospacing="1" w:after="100" w:afterAutospacing="1" w:line="240" w:lineRule="auto"/>
        <w:ind w:left="0" w:firstLine="0"/>
        <w:rPr>
          <w:rFonts w:ascii="Arial" w:hAnsi="Arial" w:eastAsia="Times New Roman" w:cs="Arial"/>
          <w:sz w:val="22"/>
          <w:szCs w:val="22"/>
        </w:rPr>
      </w:pPr>
      <w:r>
        <w:rPr>
          <w:rFonts w:ascii="Microsoft YaHei" w:hAnsi="Microsoft YaHei" w:eastAsia="Microsoft YaHei" w:cs="Microsoft YaHei"/>
          <w:b/>
          <w:bCs/>
          <w:sz w:val="24"/>
          <w:szCs w:val="24"/>
        </w:rPr>
        <w:t>Salesman and System Management</w:t>
      </w:r>
      <w:r>
        <w:rPr>
          <w:rFonts w:ascii="Microsoft YaHei" w:hAnsi="Microsoft YaHei" w:eastAsia="Microsoft YaHei" w:cs="Microsoft YaHei"/>
          <w:b/>
          <w:bCs/>
          <w:sz w:val="24"/>
          <w:szCs w:val="24"/>
        </w:rPr>
        <w:br w:type="textWrapping"/>
      </w:r>
      <w:r>
        <w:rPr>
          <w:rFonts w:ascii="Arial" w:hAnsi="Arial" w:eastAsia="SimSun" w:cs="Arial"/>
          <w:sz w:val="22"/>
          <w:szCs w:val="22"/>
        </w:rPr>
        <w:t>To assign salesmen to orders and reduce manual work by managing product, order, payment, and delivery information through one centralized system.</w:t>
      </w:r>
    </w:p>
    <w:p w14:paraId="7C63F012">
      <w:pPr>
        <w:numPr>
          <w:ilvl w:val="0"/>
          <w:numId w:val="0"/>
        </w:numPr>
        <w:spacing w:before="100" w:beforeAutospacing="1" w:after="100" w:afterAutospacing="1" w:line="240" w:lineRule="auto"/>
        <w:ind w:left="720" w:firstLine="0"/>
        <w:rPr>
          <w:rFonts w:ascii="Times New Roman" w:hAnsi="Times New Roman" w:eastAsia="Times New Roman" w:cs="Times New Roman"/>
          <w:sz w:val="24"/>
          <w:szCs w:val="24"/>
        </w:rPr>
      </w:pPr>
    </w:p>
    <w:p w14:paraId="20FDF028">
      <w:pPr>
        <w:pStyle w:val="41"/>
        <w:numPr>
          <w:ilvl w:val="0"/>
          <w:numId w:val="4"/>
        </w:numPr>
        <w:spacing w:before="100" w:beforeAutospacing="1" w:after="100" w:afterAutospacing="1" w:line="240" w:lineRule="auto"/>
        <w:outlineLvl w:val="1"/>
        <w:rPr>
          <w:rStyle w:val="28"/>
        </w:rPr>
      </w:pPr>
      <w:bookmarkStart w:id="6" w:name="_Toc193890180"/>
      <w:r>
        <w:rPr>
          <w:rFonts w:ascii="Times New Roman" w:hAnsi="Times New Roman" w:eastAsia="Times New Roman" w:cs="Times New Roman"/>
          <w:b/>
          <w:bCs/>
          <w:sz w:val="32"/>
          <w:szCs w:val="32"/>
        </w:rPr>
        <w:t xml:space="preserve"> </w:t>
      </w:r>
      <w:r>
        <w:rPr>
          <w:rStyle w:val="28"/>
          <w:rFonts w:ascii="Times New Roman" w:hAnsi="Times New Roman" w:eastAsia="Times New Roman" w:cs="Times New Roman"/>
          <w:sz w:val="36"/>
          <w:szCs w:val="36"/>
        </w:rPr>
        <w:t>Definitions, Acronyms, and Abbreviations</w:t>
      </w:r>
      <w:bookmarkEnd w:id="6"/>
    </w:p>
    <w:p w14:paraId="48F2EDB2">
      <w:pPr>
        <w:pStyle w:val="15"/>
      </w:pPr>
      <w:r>
        <w:t>This section provides definitions of the important terms, acronyms, and abbreviations used in the Bakery Ordering System.</w:t>
      </w:r>
    </w:p>
    <w:p w14:paraId="1BD57C42">
      <w:pPr>
        <w:pStyle w:val="15"/>
        <w:rPr>
          <w:rStyle w:val="16"/>
        </w:rPr>
      </w:pPr>
    </w:p>
    <w:p w14:paraId="2A95A43A">
      <w:pPr>
        <w:pStyle w:val="15"/>
        <w:rPr>
          <w:rStyle w:val="16"/>
        </w:rPr>
      </w:pPr>
      <w:r>
        <w:rPr>
          <w:rStyle w:val="16"/>
        </w:rPr>
        <w:t>Bakery Ordering System (BOS):</w:t>
      </w:r>
    </w:p>
    <w:p w14:paraId="49CA0163">
      <w:pPr>
        <w:pStyle w:val="15"/>
      </w:pPr>
      <w:r>
        <w:t xml:space="preserve"> A system designed to manage bakery products, customer orders, payments, discounts, and deliveries.</w:t>
      </w:r>
    </w:p>
    <w:p w14:paraId="65A41545">
      <w:pPr>
        <w:pStyle w:val="15"/>
      </w:pPr>
      <w:r>
        <w:rPr>
          <w:rStyle w:val="16"/>
        </w:rPr>
        <w:t>Customer:</w:t>
      </w:r>
      <w:r>
        <w:t xml:space="preserve"> A person who selects bakery products and places an order.</w:t>
      </w:r>
    </w:p>
    <w:p w14:paraId="62D0DDE4">
      <w:pPr>
        <w:pStyle w:val="15"/>
      </w:pPr>
      <w:r>
        <w:rPr>
          <w:rStyle w:val="16"/>
        </w:rPr>
        <w:t>Salesman:</w:t>
      </w:r>
      <w:r>
        <w:t xml:space="preserve"> A bakery staff member responsible for handling customer orders, payments, delivery details, and order processing.</w:t>
      </w:r>
    </w:p>
    <w:p w14:paraId="01DD6E44">
      <w:pPr>
        <w:pStyle w:val="15"/>
      </w:pPr>
      <w:r>
        <w:rPr>
          <w:rStyle w:val="16"/>
        </w:rPr>
        <w:t>Order:</w:t>
      </w:r>
      <w:r>
        <w:t xml:space="preserve"> A request made by a customer to purchase one or more bakery products.</w:t>
      </w:r>
    </w:p>
    <w:p w14:paraId="26DBD28A">
      <w:pPr>
        <w:pStyle w:val="15"/>
      </w:pPr>
      <w:r>
        <w:rPr>
          <w:rStyle w:val="16"/>
        </w:rPr>
        <w:t>Bakery Product:</w:t>
      </w:r>
      <w:r>
        <w:t xml:space="preserve"> Any food item offered by the bakery for sale through the system.</w:t>
      </w:r>
    </w:p>
    <w:p w14:paraId="5A28B593">
      <w:pPr>
        <w:pStyle w:val="15"/>
      </w:pPr>
      <w:r>
        <w:rPr>
          <w:rStyle w:val="16"/>
        </w:rPr>
        <w:t>Delivery Area:</w:t>
      </w:r>
      <w:r>
        <w:t xml:space="preserve"> The location or area where the bakery provides delivery services.</w:t>
      </w:r>
    </w:p>
    <w:p w14:paraId="66CAB725">
      <w:pPr>
        <w:pStyle w:val="15"/>
      </w:pPr>
      <w:r>
        <w:rPr>
          <w:rStyle w:val="16"/>
        </w:rPr>
        <w:t>Discount:</w:t>
      </w:r>
      <w:r>
        <w:t xml:space="preserve"> A reduction in the original price of a product or order.</w:t>
      </w:r>
    </w:p>
    <w:p w14:paraId="09E0F21E">
      <w:pPr>
        <w:pStyle w:val="15"/>
      </w:pPr>
      <w:r>
        <w:rPr>
          <w:rStyle w:val="16"/>
        </w:rPr>
        <w:t>Package Deal:</w:t>
      </w:r>
      <w:r>
        <w:t xml:space="preserve"> A combination of bakery products offered together at a special price.</w:t>
      </w:r>
    </w:p>
    <w:p w14:paraId="15B51D0D">
      <w:pPr>
        <w:pStyle w:val="15"/>
        <w:rPr>
          <w:ins w:id="3" w:author="Sayed Mehmood [2]" w:date="2026-10-14T12:46:12Z"/>
        </w:rPr>
      </w:pPr>
      <w:r>
        <w:rPr>
          <w:rStyle w:val="16"/>
        </w:rPr>
        <w:t>SRS:</w:t>
      </w:r>
      <w:r>
        <w:t xml:space="preserve"> Software Requirements Specification, a document that describes the requirements of the system.</w:t>
      </w:r>
    </w:p>
    <w:p w14:paraId="37B88503">
      <w:pPr>
        <w:pStyle w:val="15"/>
      </w:pPr>
    </w:p>
    <w:p w14:paraId="08B00265">
      <w:pPr>
        <w:pStyle w:val="41"/>
        <w:numPr>
          <w:ilvl w:val="0"/>
          <w:numId w:val="4"/>
        </w:numPr>
        <w:spacing w:before="100" w:beforeAutospacing="1" w:after="100" w:afterAutospacing="1" w:line="240" w:lineRule="auto"/>
        <w:ind w:left="0"/>
        <w:outlineLvl w:val="1"/>
        <w:rPr>
          <w:rFonts w:ascii="Times New Roman" w:hAnsi="Times New Roman" w:eastAsia="Times New Roman" w:cs="Times New Roman"/>
          <w:b/>
          <w:bCs/>
          <w:sz w:val="36"/>
          <w:szCs w:val="36"/>
        </w:rPr>
      </w:pPr>
      <w:bookmarkStart w:id="7" w:name="_Toc193890181"/>
      <w:r>
        <w:rPr>
          <w:rStyle w:val="28"/>
        </w:rPr>
        <w:t>References</w:t>
      </w:r>
      <w:bookmarkEnd w:id="7"/>
    </w:p>
    <w:p w14:paraId="63588AD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ISO/IEC/IEEE 16326: Systems and Software Engineering – Project Management </w:t>
      </w:r>
    </w:p>
    <w:p w14:paraId="56D37C79">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Software Engineering: A Practitioner's Approach – Roger S. Pressman </w:t>
      </w:r>
    </w:p>
    <w:p w14:paraId="5C31C17A">
      <w:pPr>
        <w:numPr>
          <w:ilvl w:val="0"/>
          <w:numId w:val="0"/>
        </w:numPr>
        <w:spacing w:before="100" w:beforeAutospacing="1" w:after="100" w:afterAutospacing="1" w:line="240" w:lineRule="auto"/>
        <w:ind w:left="0" w:firstLine="360" w:firstLineChars="150"/>
        <w:rPr>
          <w:rFonts w:ascii="Times New Roman" w:hAnsi="Times New Roman" w:eastAsia="Times New Roman" w:cs="Times New Roman"/>
          <w:sz w:val="24"/>
          <w:szCs w:val="24"/>
        </w:rPr>
      </w:pPr>
      <w:bookmarkStart w:id="30" w:name="_GoBack"/>
      <w:bookmarkEnd w:id="30"/>
      <w:r>
        <w:rPr>
          <w:rFonts w:ascii="Times New Roman" w:hAnsi="Times New Roman" w:eastAsia="Times New Roman" w:cs="Times New Roman"/>
          <w:sz w:val="24"/>
          <w:szCs w:val="24"/>
        </w:rPr>
        <w:t>• Project Management for Software Engineering – Richard H. Thayer</w:t>
      </w:r>
    </w:p>
    <w:p w14:paraId="7BD85064">
      <w:pPr>
        <w:numPr>
          <w:ilvl w:val="0"/>
          <w:numId w:val="0"/>
        </w:numPr>
        <w:spacing w:before="100" w:beforeAutospacing="1" w:after="100" w:afterAutospacing="1" w:line="240" w:lineRule="auto"/>
        <w:ind w:left="720" w:firstLine="0"/>
        <w:rPr>
          <w:rFonts w:ascii="Times New Roman" w:hAnsi="Times New Roman" w:eastAsia="Times New Roman" w:cs="Times New Roman"/>
          <w:sz w:val="24"/>
          <w:szCs w:val="24"/>
        </w:rPr>
      </w:pPr>
    </w:p>
    <w:p w14:paraId="39198BEB">
      <w:pPr>
        <w:pStyle w:val="41"/>
        <w:numPr>
          <w:ilvl w:val="0"/>
          <w:numId w:val="5"/>
        </w:numPr>
        <w:spacing w:before="100" w:beforeAutospacing="1" w:after="100" w:afterAutospacing="1" w:line="240" w:lineRule="auto"/>
        <w:outlineLvl w:val="1"/>
        <w:rPr>
          <w:rStyle w:val="28"/>
        </w:rPr>
      </w:pPr>
      <w:bookmarkStart w:id="8" w:name="_Toc193890182"/>
      <w:r>
        <w:rPr>
          <w:rFonts w:ascii="Times New Roman" w:hAnsi="Times New Roman" w:eastAsia="Times New Roman" w:cs="Times New Roman"/>
          <w:b/>
          <w:bCs/>
          <w:sz w:val="36"/>
          <w:szCs w:val="36"/>
        </w:rPr>
        <w:t xml:space="preserve"> </w:t>
      </w:r>
      <w:r>
        <w:rPr>
          <w:rStyle w:val="28"/>
        </w:rPr>
        <w:t>Overview</w:t>
      </w:r>
      <w:bookmarkEnd w:id="8"/>
    </w:p>
    <w:p w14:paraId="24198E0A">
      <w:pPr>
        <w:pStyle w:val="15"/>
      </w:pPr>
      <w:r>
        <w:t xml:space="preserve">This document is organized to provide a comprehensive understanding of the </w:t>
      </w:r>
      <w:r>
        <w:rPr>
          <w:rStyle w:val="16"/>
        </w:rPr>
        <w:t>Bakery Ordering System</w:t>
      </w:r>
      <w:r>
        <w:t>. The SRS is divided into several main sections:</w:t>
      </w:r>
    </w:p>
    <w:p w14:paraId="036ADD0B">
      <w:pPr>
        <w:pStyle w:val="15"/>
      </w:pPr>
      <w:r>
        <w:rPr>
          <w:rStyle w:val="16"/>
        </w:rPr>
        <w:t>1. Introduction:</w:t>
      </w:r>
      <w:r>
        <w:t xml:space="preserve"> Describes the purpose, scope, definitions, references, and an overview of the Bakery Ordering System and its SRS.</w:t>
      </w:r>
    </w:p>
    <w:p w14:paraId="35AEA672">
      <w:pPr>
        <w:pStyle w:val="15"/>
      </w:pPr>
      <w:r>
        <w:rPr>
          <w:rStyle w:val="16"/>
        </w:rPr>
        <w:t>2. Overall Description:</w:t>
      </w:r>
      <w:r>
        <w:t xml:space="preserve"> Provides details on the product perspective, main functionality, user characteristics, system constraints, and assumptions.</w:t>
      </w:r>
    </w:p>
    <w:p w14:paraId="083426C7">
      <w:pPr>
        <w:pStyle w:val="15"/>
      </w:pPr>
      <w:r>
        <w:rPr>
          <w:rStyle w:val="16"/>
        </w:rPr>
        <w:t>3. Specific Requirements:</w:t>
      </w:r>
      <w:r>
        <w:t xml:space="preserve"> Outlines in detail the functional requirements, including use cases and system functions, as well as the non-functional requirements and performance criteria.</w:t>
      </w:r>
    </w:p>
    <w:p w14:paraId="53C05F15">
      <w:pPr>
        <w:pStyle w:val="15"/>
      </w:pPr>
      <w:r>
        <w:rPr>
          <w:rStyle w:val="16"/>
        </w:rPr>
        <w:t>4. Appendices:</w:t>
      </w:r>
      <w:r>
        <w:t xml:space="preserve"> Includes supporting documentation such as the data dictionary, domain model, system sequence diagrams, and use case diagrams.</w:t>
      </w:r>
    </w:p>
    <w:p w14:paraId="4D288534">
      <w:pPr>
        <w:numPr>
          <w:ilvl w:val="0"/>
          <w:numId w:val="6"/>
        </w:numPr>
        <w:spacing w:before="100" w:beforeAutospacing="1" w:after="100" w:afterAutospacing="1" w:line="240" w:lineRule="auto"/>
        <w:rPr>
          <w:rFonts w:ascii="Times New Roman" w:hAnsi="Times New Roman" w:eastAsia="Times New Roman" w:cs="Times New Roman"/>
          <w:sz w:val="24"/>
          <w:szCs w:val="24"/>
        </w:rPr>
      </w:pPr>
    </w:p>
    <w:p w14:paraId="268AE792">
      <w:pPr>
        <w:spacing w:before="100" w:beforeAutospacing="1" w:after="100" w:afterAutospacing="1" w:line="240" w:lineRule="auto"/>
        <w:outlineLvl w:val="0"/>
        <w:rPr>
          <w:rFonts w:ascii="Times New Roman" w:hAnsi="Times New Roman" w:eastAsia="Times New Roman" w:cs="Times New Roman"/>
          <w:b/>
          <w:bCs/>
          <w:kern w:val="36"/>
          <w:sz w:val="40"/>
          <w:szCs w:val="40"/>
        </w:rPr>
      </w:pPr>
      <w:bookmarkStart w:id="9" w:name="_Toc193890183"/>
      <w:r>
        <w:rPr>
          <w:rStyle w:val="28"/>
          <w:rFonts w:ascii="Times New Roman" w:hAnsi="Times New Roman" w:eastAsia="Times New Roman" w:cs="Times New Roman"/>
          <w:sz w:val="48"/>
          <w:szCs w:val="48"/>
        </w:rPr>
        <w:t>Overall Description</w:t>
      </w:r>
      <w:bookmarkEnd w:id="9"/>
    </w:p>
    <w:p w14:paraId="39E2910C">
      <w:pPr>
        <w:pStyle w:val="41"/>
        <w:numPr>
          <w:ilvl w:val="0"/>
          <w:numId w:val="7"/>
        </w:numPr>
        <w:spacing w:before="100" w:beforeAutospacing="1" w:after="100" w:afterAutospacing="1" w:line="240" w:lineRule="auto"/>
        <w:outlineLvl w:val="1"/>
        <w:rPr>
          <w:rStyle w:val="29"/>
        </w:rPr>
      </w:pPr>
      <w:bookmarkStart w:id="10" w:name="_Toc193890184"/>
      <w:r>
        <w:rPr>
          <w:rFonts w:ascii="Times New Roman" w:hAnsi="Times New Roman" w:eastAsia="Times New Roman" w:cs="Times New Roman"/>
          <w:b/>
          <w:bCs/>
          <w:sz w:val="36"/>
          <w:szCs w:val="36"/>
        </w:rPr>
        <w:t xml:space="preserve"> </w:t>
      </w:r>
      <w:r>
        <w:rPr>
          <w:rStyle w:val="29"/>
        </w:rPr>
        <w:t>Product Perspective</w:t>
      </w:r>
      <w:bookmarkEnd w:id="10"/>
    </w:p>
    <w:p w14:paraId="04A7E9EF">
      <w:pPr>
        <w:spacing w:before="100" w:beforeAutospacing="1" w:after="100" w:afterAutospacing="1" w:line="240" w:lineRule="auto"/>
        <w:rPr>
          <w:rFonts w:ascii="Times New Roman" w:hAnsi="Times New Roman" w:eastAsia="Times New Roman" w:cs="Times New Roman"/>
          <w:i/>
          <w:iCs/>
          <w:sz w:val="24"/>
          <w:szCs w:val="24"/>
        </w:rPr>
      </w:pPr>
      <w:r>
        <w:rPr>
          <w:rFonts w:ascii="Arial" w:hAnsi="Arial" w:eastAsia="SimSun" w:cs="Arial"/>
          <w:sz w:val="22"/>
          <w:szCs w:val="22"/>
        </w:rPr>
        <w:t xml:space="preserve">The </w:t>
      </w:r>
      <w:r>
        <w:rPr>
          <w:rStyle w:val="16"/>
          <w:rFonts w:ascii="Arial" w:hAnsi="Arial" w:eastAsia="SimSun" w:cs="Arial"/>
          <w:sz w:val="22"/>
          <w:szCs w:val="22"/>
        </w:rPr>
        <w:t>Bakery Ordering System</w:t>
      </w:r>
      <w:r>
        <w:rPr>
          <w:rFonts w:ascii="Arial" w:hAnsi="Arial" w:eastAsia="SimSun" w:cs="Arial"/>
          <w:sz w:val="22"/>
          <w:szCs w:val="22"/>
        </w:rPr>
        <w:t xml:space="preserve"> is a web-based ordering and management system developed to simplify the process of purchasing and managing bakery products. Unlike manual bakery ordering processes, the system provides an organized platform for managing bakery products, customer orders, payments, discounts, and delivery information. The system allows customers to view available bakery products, select required quantities, and place orders. It also supports salesman-based order processing and helps bakery staff maintain accurate and centralized records of orders and sales.</w:t>
      </w:r>
    </w:p>
    <w:p w14:paraId="38C628A0">
      <w:pPr>
        <w:spacing w:before="100" w:beforeAutospacing="1" w:after="100" w:afterAutospacing="1" w:line="240" w:lineRule="auto"/>
        <w:rPr>
          <w:rFonts w:ascii="Times New Roman" w:hAnsi="Times New Roman" w:eastAsia="Times New Roman" w:cs="Times New Roman"/>
          <w:i/>
          <w:iCs/>
          <w:sz w:val="24"/>
          <w:szCs w:val="24"/>
        </w:rPr>
      </w:pPr>
    </w:p>
    <w:p w14:paraId="26E21A51">
      <w:pPr>
        <w:pStyle w:val="41"/>
        <w:numPr>
          <w:ilvl w:val="0"/>
          <w:numId w:val="7"/>
        </w:numPr>
        <w:spacing w:before="100" w:beforeAutospacing="1" w:after="100" w:afterAutospacing="1" w:line="240" w:lineRule="auto"/>
      </w:pPr>
      <w:bookmarkStart w:id="11" w:name="_Toc193890185"/>
      <w:r>
        <w:rPr>
          <w:rFonts w:ascii="Times New Roman" w:hAnsi="Times New Roman" w:eastAsia="Times New Roman" w:cs="Times New Roman"/>
          <w:b/>
          <w:bCs/>
          <w:sz w:val="32"/>
          <w:szCs w:val="32"/>
        </w:rPr>
        <w:t xml:space="preserve"> </w:t>
      </w:r>
      <w:r>
        <w:rPr>
          <w:rStyle w:val="29"/>
        </w:rPr>
        <w:t>Product Functions</w:t>
      </w:r>
      <w:bookmarkEnd w:id="11"/>
    </w:p>
    <w:p w14:paraId="71EA3259">
      <w:pPr>
        <w:pStyle w:val="15"/>
        <w:keepNext w:val="0"/>
        <w:keepLines w:val="0"/>
        <w:widowControl/>
        <w:suppressLineNumbers w:val="0"/>
        <w:spacing w:before="0" w:beforeAutospacing="1" w:after="0" w:afterAutospacing="1"/>
        <w:ind w:left="0" w:right="0"/>
      </w:pPr>
      <w:r>
        <w:t>The Bakery Ordering System provides the following main functions:</w:t>
      </w:r>
    </w:p>
    <w:p w14:paraId="04B7BF04">
      <w:pPr>
        <w:keepNext w:val="0"/>
        <w:keepLines w:val="0"/>
        <w:widowControl/>
        <w:numPr>
          <w:ilvl w:val="0"/>
          <w:numId w:val="8"/>
        </w:numPr>
        <w:suppressLineNumbers w:val="0"/>
        <w:spacing w:before="0" w:beforeAutospacing="1" w:after="0" w:afterAutospacing="1"/>
        <w:ind w:left="720" w:hanging="360"/>
      </w:pPr>
      <w:r>
        <w:rPr>
          <w:rStyle w:val="16"/>
        </w:rPr>
        <w:t>Customer Registration and Login</w:t>
      </w:r>
    </w:p>
    <w:p w14:paraId="7B20DFD5">
      <w:pPr>
        <w:keepNext w:val="0"/>
        <w:keepLines w:val="0"/>
        <w:widowControl/>
        <w:numPr>
          <w:ilvl w:val="1"/>
          <w:numId w:val="8"/>
        </w:numPr>
        <w:suppressLineNumbers w:val="0"/>
        <w:spacing w:before="0" w:beforeAutospacing="1" w:after="0" w:afterAutospacing="1"/>
        <w:ind w:left="1440" w:hanging="360"/>
      </w:pPr>
      <w:r>
        <w:t>Allow customers to create an account and log in to the system.</w:t>
      </w:r>
    </w:p>
    <w:p w14:paraId="6241F9E8">
      <w:pPr>
        <w:keepNext w:val="0"/>
        <w:keepLines w:val="0"/>
        <w:widowControl/>
        <w:numPr>
          <w:ilvl w:val="1"/>
          <w:numId w:val="8"/>
        </w:numPr>
        <w:suppressLineNumbers w:val="0"/>
        <w:spacing w:before="0" w:beforeAutospacing="1" w:after="0" w:afterAutospacing="1"/>
        <w:ind w:left="1440" w:hanging="360"/>
      </w:pPr>
      <w:r>
        <w:t>Maintain customer information for placing and managing orders.</w:t>
      </w:r>
    </w:p>
    <w:p w14:paraId="0244A5DE">
      <w:pPr>
        <w:keepNext w:val="0"/>
        <w:keepLines w:val="0"/>
        <w:widowControl/>
        <w:numPr>
          <w:ilvl w:val="0"/>
          <w:numId w:val="8"/>
        </w:numPr>
        <w:suppressLineNumbers w:val="0"/>
        <w:spacing w:before="0" w:beforeAutospacing="1" w:after="0" w:afterAutospacing="1"/>
        <w:ind w:left="720" w:hanging="360"/>
      </w:pPr>
      <w:r>
        <w:rPr>
          <w:rStyle w:val="16"/>
        </w:rPr>
        <w:t>Browse Bakery Products</w:t>
      </w:r>
    </w:p>
    <w:p w14:paraId="733147A9">
      <w:pPr>
        <w:keepNext w:val="0"/>
        <w:keepLines w:val="0"/>
        <w:widowControl/>
        <w:numPr>
          <w:ilvl w:val="1"/>
          <w:numId w:val="9"/>
        </w:numPr>
        <w:suppressLineNumbers w:val="0"/>
        <w:tabs>
          <w:tab w:val="left" w:pos="1440"/>
        </w:tabs>
        <w:spacing w:before="0" w:beforeAutospacing="1" w:after="0" w:afterAutospacing="1"/>
        <w:ind w:left="1440" w:hanging="360"/>
      </w:pPr>
      <w:r>
        <w:t>Allow customers to view the available bakery products.</w:t>
      </w:r>
    </w:p>
    <w:p w14:paraId="4BC95CA9">
      <w:pPr>
        <w:keepNext w:val="0"/>
        <w:keepLines w:val="0"/>
        <w:widowControl/>
        <w:numPr>
          <w:ilvl w:val="1"/>
          <w:numId w:val="9"/>
        </w:numPr>
        <w:suppressLineNumbers w:val="0"/>
        <w:tabs>
          <w:tab w:val="left" w:pos="1440"/>
        </w:tabs>
        <w:spacing w:before="0" w:beforeAutospacing="1" w:after="0" w:afterAutospacing="1"/>
        <w:ind w:left="1440" w:hanging="360"/>
      </w:pPr>
      <w:r>
        <w:t>Display product details such as product name, description, price, and availability.</w:t>
      </w:r>
    </w:p>
    <w:p w14:paraId="61C62D8C">
      <w:pPr>
        <w:keepNext w:val="0"/>
        <w:keepLines w:val="0"/>
        <w:widowControl/>
        <w:numPr>
          <w:ilvl w:val="1"/>
          <w:numId w:val="9"/>
        </w:numPr>
        <w:suppressLineNumbers w:val="0"/>
        <w:tabs>
          <w:tab w:val="left" w:pos="1440"/>
        </w:tabs>
        <w:spacing w:before="0" w:beforeAutospacing="1" w:after="0" w:afterAutospacing="1"/>
        <w:ind w:left="1440" w:hanging="360"/>
      </w:pPr>
      <w:r>
        <w:t>Organize products into relevant categories.</w:t>
      </w:r>
    </w:p>
    <w:p w14:paraId="6A3DF990">
      <w:pPr>
        <w:keepNext w:val="0"/>
        <w:keepLines w:val="0"/>
        <w:widowControl/>
        <w:numPr>
          <w:ilvl w:val="0"/>
          <w:numId w:val="8"/>
        </w:numPr>
        <w:suppressLineNumbers w:val="0"/>
        <w:spacing w:before="0" w:beforeAutospacing="1" w:after="0" w:afterAutospacing="1"/>
        <w:ind w:left="720" w:hanging="360"/>
      </w:pPr>
      <w:r>
        <w:rPr>
          <w:rStyle w:val="16"/>
        </w:rPr>
        <w:t>Search Products</w:t>
      </w:r>
    </w:p>
    <w:p w14:paraId="64A1B06F">
      <w:pPr>
        <w:keepNext w:val="0"/>
        <w:keepLines w:val="0"/>
        <w:widowControl/>
        <w:numPr>
          <w:ilvl w:val="1"/>
          <w:numId w:val="10"/>
        </w:numPr>
        <w:suppressLineNumbers w:val="0"/>
        <w:tabs>
          <w:tab w:val="left" w:pos="1440"/>
        </w:tabs>
        <w:spacing w:before="0" w:beforeAutospacing="1" w:after="0" w:afterAutospacing="1"/>
        <w:ind w:left="1440" w:hanging="360"/>
      </w:pPr>
      <w:r>
        <w:t>Allow customers to search for bakery products by name or category.</w:t>
      </w:r>
    </w:p>
    <w:p w14:paraId="3E91FB99">
      <w:pPr>
        <w:keepNext w:val="0"/>
        <w:keepLines w:val="0"/>
        <w:widowControl/>
        <w:numPr>
          <w:ilvl w:val="1"/>
          <w:numId w:val="10"/>
        </w:numPr>
        <w:suppressLineNumbers w:val="0"/>
        <w:tabs>
          <w:tab w:val="left" w:pos="1440"/>
        </w:tabs>
        <w:spacing w:before="0" w:beforeAutospacing="1" w:after="0" w:afterAutospacing="1"/>
        <w:ind w:left="1440" w:hanging="360"/>
      </w:pPr>
      <w:r>
        <w:t>Display matching products based on the customer's search.</w:t>
      </w:r>
    </w:p>
    <w:p w14:paraId="58ACC1A1">
      <w:pPr>
        <w:keepNext w:val="0"/>
        <w:keepLines w:val="0"/>
        <w:widowControl/>
        <w:numPr>
          <w:ilvl w:val="0"/>
          <w:numId w:val="8"/>
        </w:numPr>
        <w:suppressLineNumbers w:val="0"/>
        <w:spacing w:before="0" w:beforeAutospacing="1" w:after="0" w:afterAutospacing="1"/>
        <w:ind w:left="720" w:hanging="360"/>
      </w:pPr>
      <w:r>
        <w:rPr>
          <w:rStyle w:val="16"/>
        </w:rPr>
        <w:t>Manage Shopping Cart</w:t>
      </w:r>
    </w:p>
    <w:p w14:paraId="2FA97057">
      <w:pPr>
        <w:keepNext w:val="0"/>
        <w:keepLines w:val="0"/>
        <w:widowControl/>
        <w:numPr>
          <w:ilvl w:val="1"/>
          <w:numId w:val="11"/>
        </w:numPr>
        <w:suppressLineNumbers w:val="0"/>
        <w:tabs>
          <w:tab w:val="left" w:pos="1440"/>
        </w:tabs>
        <w:spacing w:before="0" w:beforeAutospacing="1" w:after="0" w:afterAutospacing="1"/>
        <w:ind w:left="1440" w:hanging="360"/>
      </w:pPr>
      <w:r>
        <w:t>Allow customers to add bakery products to their cart.</w:t>
      </w:r>
    </w:p>
    <w:p w14:paraId="3F9E4279">
      <w:pPr>
        <w:keepNext w:val="0"/>
        <w:keepLines w:val="0"/>
        <w:widowControl/>
        <w:numPr>
          <w:ilvl w:val="1"/>
          <w:numId w:val="11"/>
        </w:numPr>
        <w:suppressLineNumbers w:val="0"/>
        <w:tabs>
          <w:tab w:val="left" w:pos="1440"/>
        </w:tabs>
        <w:spacing w:before="0" w:beforeAutospacing="1" w:after="0" w:afterAutospacing="1"/>
        <w:ind w:left="1440" w:hanging="360"/>
      </w:pPr>
      <w:r>
        <w:t>Allow customers to update product quantities or remove products from the cart.</w:t>
      </w:r>
    </w:p>
    <w:p w14:paraId="4F4D33B6">
      <w:pPr>
        <w:keepNext w:val="0"/>
        <w:keepLines w:val="0"/>
        <w:widowControl/>
        <w:numPr>
          <w:ilvl w:val="1"/>
          <w:numId w:val="11"/>
        </w:numPr>
        <w:suppressLineNumbers w:val="0"/>
        <w:tabs>
          <w:tab w:val="left" w:pos="1440"/>
        </w:tabs>
        <w:spacing w:before="0" w:beforeAutospacing="1" w:after="0" w:afterAutospacing="1"/>
        <w:ind w:left="1440" w:hanging="360"/>
      </w:pPr>
      <w:r>
        <w:t>Calculate the total cost of the selected products.</w:t>
      </w:r>
    </w:p>
    <w:p w14:paraId="189FAD1D">
      <w:pPr>
        <w:keepNext w:val="0"/>
        <w:keepLines w:val="0"/>
        <w:widowControl/>
        <w:numPr>
          <w:ilvl w:val="0"/>
          <w:numId w:val="8"/>
        </w:numPr>
        <w:suppressLineNumbers w:val="0"/>
        <w:spacing w:before="0" w:beforeAutospacing="1" w:after="0" w:afterAutospacing="1"/>
        <w:ind w:left="720" w:hanging="360"/>
      </w:pPr>
      <w:r>
        <w:rPr>
          <w:rStyle w:val="16"/>
        </w:rPr>
        <w:t>Place Order</w:t>
      </w:r>
    </w:p>
    <w:p w14:paraId="1DA3945A">
      <w:pPr>
        <w:keepNext w:val="0"/>
        <w:keepLines w:val="0"/>
        <w:widowControl/>
        <w:numPr>
          <w:ilvl w:val="1"/>
          <w:numId w:val="12"/>
        </w:numPr>
        <w:suppressLineNumbers w:val="0"/>
        <w:tabs>
          <w:tab w:val="left" w:pos="1440"/>
        </w:tabs>
        <w:spacing w:before="0" w:beforeAutospacing="1" w:after="0" w:afterAutospacing="1"/>
        <w:ind w:left="1440" w:hanging="360"/>
      </w:pPr>
      <w:r>
        <w:t>Allow customers to place an order after reviewing their selected products.</w:t>
      </w:r>
    </w:p>
    <w:p w14:paraId="3FCCBE37">
      <w:pPr>
        <w:keepNext w:val="0"/>
        <w:keepLines w:val="0"/>
        <w:widowControl/>
        <w:numPr>
          <w:ilvl w:val="1"/>
          <w:numId w:val="12"/>
        </w:numPr>
        <w:suppressLineNumbers w:val="0"/>
        <w:tabs>
          <w:tab w:val="left" w:pos="1440"/>
        </w:tabs>
        <w:spacing w:before="0" w:beforeAutospacing="1" w:after="0" w:afterAutospacing="1"/>
        <w:ind w:left="1440" w:hanging="360"/>
      </w:pPr>
      <w:r>
        <w:t>Record the ordered products, quantities, total amount, and customer information.</w:t>
      </w:r>
    </w:p>
    <w:p w14:paraId="263262D8">
      <w:pPr>
        <w:keepNext w:val="0"/>
        <w:keepLines w:val="0"/>
        <w:widowControl/>
        <w:numPr>
          <w:ilvl w:val="1"/>
          <w:numId w:val="12"/>
        </w:numPr>
        <w:suppressLineNumbers w:val="0"/>
        <w:tabs>
          <w:tab w:val="left" w:pos="1440"/>
        </w:tabs>
        <w:spacing w:before="0" w:beforeAutospacing="1" w:after="0" w:afterAutospacing="1"/>
        <w:ind w:left="1440" w:hanging="360"/>
      </w:pPr>
      <w:r>
        <w:t>Provide an order confirmation after successful placement.</w:t>
      </w:r>
    </w:p>
    <w:p w14:paraId="19D651D4">
      <w:pPr>
        <w:keepNext w:val="0"/>
        <w:keepLines w:val="0"/>
        <w:widowControl/>
        <w:numPr>
          <w:ilvl w:val="0"/>
          <w:numId w:val="8"/>
        </w:numPr>
        <w:suppressLineNumbers w:val="0"/>
        <w:spacing w:before="0" w:beforeAutospacing="1" w:after="0" w:afterAutospacing="1"/>
        <w:ind w:left="720" w:hanging="360"/>
      </w:pPr>
      <w:r>
        <w:rPr>
          <w:rStyle w:val="16"/>
        </w:rPr>
        <w:t>Payment Processing</w:t>
      </w:r>
    </w:p>
    <w:p w14:paraId="74F31DEF">
      <w:pPr>
        <w:keepNext w:val="0"/>
        <w:keepLines w:val="0"/>
        <w:widowControl/>
        <w:numPr>
          <w:ilvl w:val="1"/>
          <w:numId w:val="13"/>
        </w:numPr>
        <w:suppressLineNumbers w:val="0"/>
        <w:tabs>
          <w:tab w:val="left" w:pos="1440"/>
        </w:tabs>
        <w:spacing w:before="0" w:beforeAutospacing="1" w:after="0" w:afterAutospacing="1"/>
        <w:ind w:left="1440" w:hanging="360"/>
      </w:pPr>
      <w:r>
        <w:t>Allow customers to select an available payment method.</w:t>
      </w:r>
    </w:p>
    <w:p w14:paraId="5A68EE0E">
      <w:pPr>
        <w:keepNext w:val="0"/>
        <w:keepLines w:val="0"/>
        <w:widowControl/>
        <w:numPr>
          <w:ilvl w:val="1"/>
          <w:numId w:val="13"/>
        </w:numPr>
        <w:suppressLineNumbers w:val="0"/>
        <w:tabs>
          <w:tab w:val="left" w:pos="1440"/>
        </w:tabs>
        <w:spacing w:before="0" w:beforeAutospacing="1" w:after="0" w:afterAutospacing="1"/>
        <w:ind w:left="1440" w:hanging="360"/>
      </w:pPr>
      <w:r>
        <w:t>Process the payment for the placed order.</w:t>
      </w:r>
    </w:p>
    <w:p w14:paraId="31047DC0">
      <w:pPr>
        <w:keepNext w:val="0"/>
        <w:keepLines w:val="0"/>
        <w:widowControl/>
        <w:numPr>
          <w:ilvl w:val="1"/>
          <w:numId w:val="13"/>
        </w:numPr>
        <w:suppressLineNumbers w:val="0"/>
        <w:tabs>
          <w:tab w:val="left" w:pos="1440"/>
        </w:tabs>
        <w:spacing w:before="0" w:beforeAutospacing="1" w:after="0" w:afterAutospacing="1"/>
        <w:ind w:left="1440" w:hanging="360"/>
      </w:pPr>
      <w:r>
        <w:t>Record the payment status associated with the order.</w:t>
      </w:r>
    </w:p>
    <w:p w14:paraId="52B5949A">
      <w:pPr>
        <w:keepNext w:val="0"/>
        <w:keepLines w:val="0"/>
        <w:widowControl/>
        <w:numPr>
          <w:ilvl w:val="0"/>
          <w:numId w:val="8"/>
        </w:numPr>
        <w:suppressLineNumbers w:val="0"/>
        <w:spacing w:before="0" w:beforeAutospacing="1" w:after="0" w:afterAutospacing="1"/>
        <w:ind w:left="720" w:hanging="360"/>
      </w:pPr>
      <w:r>
        <w:rPr>
          <w:rStyle w:val="16"/>
        </w:rPr>
        <w:t>Delivery Information and Area Validation</w:t>
      </w:r>
    </w:p>
    <w:p w14:paraId="1E1DF3DE">
      <w:pPr>
        <w:keepNext w:val="0"/>
        <w:keepLines w:val="0"/>
        <w:widowControl/>
        <w:numPr>
          <w:ilvl w:val="1"/>
          <w:numId w:val="14"/>
        </w:numPr>
        <w:suppressLineNumbers w:val="0"/>
        <w:tabs>
          <w:tab w:val="left" w:pos="1440"/>
        </w:tabs>
        <w:spacing w:before="0" w:beforeAutospacing="1" w:after="0" w:afterAutospacing="1"/>
        <w:ind w:left="1440" w:hanging="360"/>
      </w:pPr>
      <w:r>
        <w:t>Allow customers to provide their delivery details.</w:t>
      </w:r>
    </w:p>
    <w:p w14:paraId="09C2F720">
      <w:pPr>
        <w:keepNext w:val="0"/>
        <w:keepLines w:val="0"/>
        <w:widowControl/>
        <w:numPr>
          <w:ilvl w:val="1"/>
          <w:numId w:val="14"/>
        </w:numPr>
        <w:suppressLineNumbers w:val="0"/>
        <w:tabs>
          <w:tab w:val="left" w:pos="1440"/>
        </w:tabs>
        <w:spacing w:before="0" w:beforeAutospacing="1" w:after="0" w:afterAutospacing="1"/>
        <w:ind w:left="1440" w:hanging="360"/>
      </w:pPr>
      <w:r>
        <w:t>Validate whether the customer's delivery area is supported by the bakery.</w:t>
      </w:r>
    </w:p>
    <w:p w14:paraId="2B3B3522">
      <w:pPr>
        <w:keepNext w:val="0"/>
        <w:keepLines w:val="0"/>
        <w:widowControl/>
        <w:numPr>
          <w:ilvl w:val="1"/>
          <w:numId w:val="14"/>
        </w:numPr>
        <w:suppressLineNumbers w:val="0"/>
        <w:tabs>
          <w:tab w:val="left" w:pos="1440"/>
        </w:tabs>
        <w:spacing w:before="0" w:beforeAutospacing="1" w:after="0" w:afterAutospacing="1"/>
        <w:ind w:left="1440" w:hanging="360"/>
      </w:pPr>
      <w:r>
        <w:t>Store the delivery information with the relevant order.</w:t>
      </w:r>
    </w:p>
    <w:p w14:paraId="09048863">
      <w:pPr>
        <w:keepNext w:val="0"/>
        <w:keepLines w:val="0"/>
        <w:widowControl/>
        <w:numPr>
          <w:ilvl w:val="0"/>
          <w:numId w:val="8"/>
        </w:numPr>
        <w:suppressLineNumbers w:val="0"/>
        <w:spacing w:before="0" w:beforeAutospacing="1" w:after="0" w:afterAutospacing="1"/>
        <w:ind w:left="720" w:hanging="360"/>
      </w:pPr>
      <w:r>
        <w:rPr>
          <w:rStyle w:val="16"/>
        </w:rPr>
        <w:t>Order Management</w:t>
      </w:r>
    </w:p>
    <w:p w14:paraId="40C83BAF">
      <w:pPr>
        <w:keepNext w:val="0"/>
        <w:keepLines w:val="0"/>
        <w:widowControl/>
        <w:numPr>
          <w:ilvl w:val="1"/>
          <w:numId w:val="15"/>
        </w:numPr>
        <w:suppressLineNumbers w:val="0"/>
        <w:tabs>
          <w:tab w:val="left" w:pos="1440"/>
        </w:tabs>
        <w:spacing w:before="0" w:beforeAutospacing="1" w:after="0" w:afterAutospacing="1"/>
        <w:ind w:left="1440" w:hanging="360"/>
      </w:pPr>
      <w:r>
        <w:t>Allow bakery staff to view and manage customer orders.</w:t>
      </w:r>
    </w:p>
    <w:p w14:paraId="2F9E88D9">
      <w:pPr>
        <w:keepNext w:val="0"/>
        <w:keepLines w:val="0"/>
        <w:widowControl/>
        <w:numPr>
          <w:ilvl w:val="1"/>
          <w:numId w:val="15"/>
        </w:numPr>
        <w:suppressLineNumbers w:val="0"/>
        <w:tabs>
          <w:tab w:val="left" w:pos="1440"/>
        </w:tabs>
        <w:spacing w:before="0" w:beforeAutospacing="1" w:after="0" w:afterAutospacing="1"/>
        <w:ind w:left="1440" w:hanging="360"/>
      </w:pPr>
      <w:r>
        <w:t>Update the order status as the order progresses.</w:t>
      </w:r>
    </w:p>
    <w:p w14:paraId="381525DE">
      <w:pPr>
        <w:keepNext w:val="0"/>
        <w:keepLines w:val="0"/>
        <w:widowControl/>
        <w:numPr>
          <w:ilvl w:val="1"/>
          <w:numId w:val="15"/>
        </w:numPr>
        <w:suppressLineNumbers w:val="0"/>
        <w:tabs>
          <w:tab w:val="left" w:pos="1440"/>
        </w:tabs>
        <w:spacing w:before="0" w:beforeAutospacing="1" w:after="0" w:afterAutospacing="1"/>
        <w:ind w:left="1440" w:hanging="360"/>
      </w:pPr>
      <w:r>
        <w:t>Maintain order information for processing and delivery.</w:t>
      </w:r>
    </w:p>
    <w:p w14:paraId="7401DCC4">
      <w:pPr>
        <w:keepNext w:val="0"/>
        <w:keepLines w:val="0"/>
        <w:widowControl/>
        <w:numPr>
          <w:ilvl w:val="0"/>
          <w:numId w:val="8"/>
        </w:numPr>
        <w:suppressLineNumbers w:val="0"/>
        <w:spacing w:before="0" w:beforeAutospacing="1" w:after="0" w:afterAutospacing="1"/>
        <w:ind w:left="720" w:hanging="360"/>
      </w:pPr>
      <w:r>
        <w:rPr>
          <w:rStyle w:val="16"/>
        </w:rPr>
        <w:t>Product Management</w:t>
      </w:r>
    </w:p>
    <w:p w14:paraId="4AA199E6">
      <w:pPr>
        <w:keepNext w:val="0"/>
        <w:keepLines w:val="0"/>
        <w:widowControl/>
        <w:numPr>
          <w:ilvl w:val="1"/>
          <w:numId w:val="16"/>
        </w:numPr>
        <w:suppressLineNumbers w:val="0"/>
        <w:tabs>
          <w:tab w:val="left" w:pos="1440"/>
        </w:tabs>
        <w:spacing w:before="0" w:beforeAutospacing="1" w:after="0" w:afterAutospacing="1"/>
        <w:ind w:left="1440" w:hanging="360"/>
      </w:pPr>
      <w:r>
        <w:t>Allow authorized bakery staff to add, update, and remove bakery products.</w:t>
      </w:r>
    </w:p>
    <w:p w14:paraId="27EA73B3">
      <w:pPr>
        <w:keepNext w:val="0"/>
        <w:keepLines w:val="0"/>
        <w:widowControl/>
        <w:numPr>
          <w:ilvl w:val="1"/>
          <w:numId w:val="16"/>
        </w:numPr>
        <w:suppressLineNumbers w:val="0"/>
        <w:tabs>
          <w:tab w:val="left" w:pos="1440"/>
        </w:tabs>
        <w:spacing w:before="0" w:beforeAutospacing="1" w:after="0" w:afterAutospacing="1"/>
        <w:ind w:left="1440" w:hanging="360"/>
      </w:pPr>
      <w:r>
        <w:t>Manage product prices, descriptions, categories, and availability.</w:t>
      </w:r>
    </w:p>
    <w:p w14:paraId="49ECB2FB">
      <w:pPr>
        <w:keepNext w:val="0"/>
        <w:keepLines w:val="0"/>
        <w:widowControl/>
        <w:numPr>
          <w:ilvl w:val="0"/>
          <w:numId w:val="8"/>
        </w:numPr>
        <w:suppressLineNumbers w:val="0"/>
        <w:spacing w:before="0" w:beforeAutospacing="1" w:after="0" w:afterAutospacing="1"/>
        <w:ind w:left="720" w:hanging="360"/>
      </w:pPr>
      <w:r>
        <w:rPr>
          <w:rStyle w:val="16"/>
        </w:rPr>
        <w:t>Discount Management</w:t>
      </w:r>
    </w:p>
    <w:p w14:paraId="408030C8">
      <w:pPr>
        <w:keepNext w:val="0"/>
        <w:keepLines w:val="0"/>
        <w:widowControl/>
        <w:numPr>
          <w:ilvl w:val="0"/>
          <w:numId w:val="17"/>
        </w:numPr>
        <w:suppressLineNumbers w:val="0"/>
        <w:spacing w:before="0" w:beforeAutospacing="1" w:after="0" w:afterAutospacing="1"/>
        <w:ind w:left="720" w:hanging="360"/>
      </w:pPr>
      <w:r>
        <w:t>Allow authorized staff to create and manage discounts for eligible bakery products or orders.</w:t>
      </w:r>
    </w:p>
    <w:p w14:paraId="3DC252E7">
      <w:pPr>
        <w:keepNext w:val="0"/>
        <w:keepLines w:val="0"/>
        <w:widowControl/>
        <w:numPr>
          <w:ilvl w:val="0"/>
          <w:numId w:val="17"/>
        </w:numPr>
        <w:suppressLineNumbers w:val="0"/>
        <w:spacing w:before="0" w:beforeAutospacing="1" w:after="0" w:afterAutospacing="1"/>
        <w:ind w:left="720" w:hanging="360"/>
      </w:pPr>
      <w:r>
        <w:t>Apply valid discounts when calculating the order total.</w:t>
      </w:r>
    </w:p>
    <w:p w14:paraId="160E3B88">
      <w:pPr>
        <w:keepNext w:val="0"/>
        <w:keepLines w:val="0"/>
        <w:widowControl/>
        <w:numPr>
          <w:ilvl w:val="0"/>
          <w:numId w:val="18"/>
        </w:numPr>
        <w:suppressLineNumbers w:val="0"/>
        <w:spacing w:before="0" w:beforeAutospacing="1" w:after="0" w:afterAutospacing="1"/>
        <w:ind w:left="720" w:hanging="360"/>
      </w:pPr>
      <w:r>
        <w:rPr>
          <w:rStyle w:val="16"/>
        </w:rPr>
        <w:t>Order Tracking</w:t>
      </w:r>
    </w:p>
    <w:p w14:paraId="7F2D1FA6">
      <w:pPr>
        <w:keepNext w:val="0"/>
        <w:keepLines w:val="0"/>
        <w:widowControl/>
        <w:numPr>
          <w:ilvl w:val="0"/>
          <w:numId w:val="19"/>
        </w:numPr>
        <w:suppressLineNumbers w:val="0"/>
        <w:spacing w:before="0" w:beforeAutospacing="1" w:after="0" w:afterAutospacing="1"/>
        <w:ind w:left="720" w:hanging="360"/>
      </w:pPr>
      <w:r>
        <w:t>Allow customers to view the current status of their orders.</w:t>
      </w:r>
    </w:p>
    <w:p w14:paraId="39201DBE">
      <w:pPr>
        <w:keepNext w:val="0"/>
        <w:keepLines w:val="0"/>
        <w:widowControl/>
        <w:numPr>
          <w:ilvl w:val="0"/>
          <w:numId w:val="19"/>
        </w:numPr>
        <w:suppressLineNumbers w:val="0"/>
        <w:spacing w:before="0" w:beforeAutospacing="1" w:after="0" w:afterAutospacing="1"/>
        <w:ind w:left="720" w:hanging="360"/>
      </w:pPr>
      <w:r>
        <w:t>Provide updated order information until the order is completed.</w:t>
      </w:r>
    </w:p>
    <w:p w14:paraId="54C6AAAA">
      <w:pPr>
        <w:keepNext w:val="0"/>
        <w:keepLines w:val="0"/>
        <w:widowControl/>
        <w:numPr>
          <w:ilvl w:val="0"/>
          <w:numId w:val="20"/>
        </w:numPr>
        <w:suppressLineNumbers w:val="0"/>
        <w:spacing w:before="0" w:beforeAutospacing="1" w:after="0" w:afterAutospacing="1"/>
        <w:ind w:left="720" w:hanging="360"/>
      </w:pPr>
      <w:r>
        <w:rPr>
          <w:rStyle w:val="16"/>
        </w:rPr>
        <w:t>Salesman Management</w:t>
      </w:r>
    </w:p>
    <w:p w14:paraId="60585A90">
      <w:pPr>
        <w:keepNext w:val="0"/>
        <w:keepLines w:val="0"/>
        <w:widowControl/>
        <w:numPr>
          <w:ilvl w:val="0"/>
          <w:numId w:val="21"/>
        </w:numPr>
        <w:suppressLineNumbers w:val="0"/>
        <w:spacing w:before="0" w:beforeAutospacing="1" w:after="0" w:afterAutospacing="1"/>
        <w:ind w:left="720" w:hanging="360"/>
      </w:pPr>
      <w:r>
        <w:t>Allow the system to maintain salesman information.</w:t>
      </w:r>
    </w:p>
    <w:p w14:paraId="6C6DA47C">
      <w:pPr>
        <w:keepNext w:val="0"/>
        <w:keepLines w:val="0"/>
        <w:widowControl/>
        <w:numPr>
          <w:ilvl w:val="0"/>
          <w:numId w:val="21"/>
        </w:numPr>
        <w:suppressLineNumbers w:val="0"/>
        <w:spacing w:before="0" w:beforeAutospacing="1" w:after="0" w:afterAutospacing="1"/>
        <w:ind w:left="720" w:hanging="360"/>
      </w:pPr>
      <w:r>
        <w:t>Associate relevant orders with the salesman responsible for handling them.</w:t>
      </w:r>
    </w:p>
    <w:p w14:paraId="00E34AEC">
      <w:pPr>
        <w:numPr>
          <w:ilvl w:val="0"/>
          <w:numId w:val="22"/>
        </w:numPr>
        <w:spacing w:before="100" w:beforeAutospacing="1" w:after="100" w:afterAutospacing="1" w:line="240" w:lineRule="auto"/>
        <w:rPr>
          <w:rFonts w:ascii="Times New Roman" w:hAnsi="Times New Roman" w:eastAsia="Times New Roman" w:cs="Times New Roman"/>
          <w:sz w:val="24"/>
          <w:szCs w:val="24"/>
        </w:rPr>
      </w:pPr>
    </w:p>
    <w:p w14:paraId="2ABDDDDB">
      <w:pPr>
        <w:pStyle w:val="41"/>
        <w:numPr>
          <w:ilvl w:val="0"/>
          <w:numId w:val="22"/>
        </w:numPr>
        <w:spacing w:before="100" w:beforeAutospacing="1" w:after="100" w:afterAutospacing="1" w:line="240" w:lineRule="auto"/>
        <w:outlineLvl w:val="1"/>
        <w:rPr>
          <w:rStyle w:val="29"/>
          <w:rFonts w:ascii="Times New Roman" w:hAnsi="Times New Roman" w:eastAsia="Times New Roman" w:cs="Times New Roman"/>
          <w:sz w:val="36"/>
          <w:szCs w:val="36"/>
        </w:rPr>
      </w:pPr>
      <w:bookmarkStart w:id="12" w:name="_Toc193890186"/>
      <w:r>
        <w:rPr>
          <w:rStyle w:val="29"/>
          <w:rFonts w:ascii="Times New Roman" w:hAnsi="Times New Roman" w:eastAsia="Times New Roman" w:cs="Times New Roman"/>
          <w:sz w:val="36"/>
          <w:szCs w:val="36"/>
        </w:rPr>
        <w:t xml:space="preserve"> User Characteristics</w:t>
      </w:r>
      <w:bookmarkEnd w:id="12"/>
    </w:p>
    <w:p w14:paraId="07407071">
      <w:pPr>
        <w:pStyle w:val="15"/>
        <w:keepNext w:val="0"/>
        <w:keepLines w:val="0"/>
        <w:widowControl/>
        <w:suppressLineNumbers w:val="0"/>
        <w:spacing w:before="0" w:beforeAutospacing="1" w:after="0" w:afterAutospacing="1"/>
        <w:ind w:left="0" w:right="0"/>
      </w:pPr>
      <w:r>
        <w:rPr>
          <w:rStyle w:val="16"/>
        </w:rPr>
        <w:t>Customers:</w:t>
      </w:r>
      <w:r>
        <w:br w:type="textWrapping"/>
      </w:r>
      <w:r>
        <w:t>Customers are expected to have basic computer or smartphone skills and familiarity with standard web applications. They require an intuitive interface for browsing bakery products, adding items to the cart, placing orders, making payments, and providing delivery details.</w:t>
      </w:r>
    </w:p>
    <w:p w14:paraId="2B22F7CE">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Bakery Staff:</w:t>
      </w:r>
      <w:r>
        <w:br w:type="textWrapping"/>
      </w:r>
      <w:r>
        <w:t>Bakery staff are expected to have basic computer skills and familiarity with the bakery ordering process. They need tools to manage bakery products, prices, availability, customer orders, and discounts efficiently.</w:t>
      </w:r>
    </w:p>
    <w:p w14:paraId="03E74CC0">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Salesmen:</w:t>
      </w:r>
      <w:r>
        <w:br w:type="textWrapping"/>
      </w:r>
      <w:r>
        <w:t>Salesmen are expected to have basic computer skills and familiarity with the system. They need tools to view and process assigned customer orders and assist in managing the order process.</w:t>
      </w:r>
    </w:p>
    <w:p w14:paraId="7CA32AFA">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System Administrators:</w:t>
      </w:r>
      <w:r>
        <w:br w:type="textWrapping"/>
      </w:r>
      <w:r>
        <w:t>System administrators are responsible for maintaining the system’s operation, security, and data integrity. They require administrative interfaces for managing users, monitoring system activities, and maintaining system data.</w:t>
      </w:r>
    </w:p>
    <w:p w14:paraId="6AA087E7">
      <w:pPr>
        <w:pStyle w:val="4"/>
        <w:keepNext w:val="0"/>
        <w:keepLines w:val="0"/>
        <w:widowControl/>
        <w:suppressLineNumbers w:val="0"/>
      </w:pPr>
      <w:r>
        <w:t>· Constraints</w:t>
      </w:r>
    </w:p>
    <w:p w14:paraId="7375664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B8EBA6D">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Time Constraints:</w:t>
      </w:r>
      <w:r>
        <w:br w:type="textWrapping"/>
      </w:r>
      <w:r>
        <w:t>The development and deployment of the Bakery Ordering System must be completed within the academic semester timeframe, typically 14–16 weeks.</w:t>
      </w:r>
    </w:p>
    <w:p w14:paraId="321E40F1">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Technology Constraints:</w:t>
      </w:r>
      <w:r>
        <w:br w:type="textWrapping"/>
      </w:r>
      <w:r>
        <w:t>The system will be developed using standard web technologies such as HTML, CSS, JavaScript, and a server-side programming language with a database management system. The system must be accessible through standard web browsers.</w:t>
      </w:r>
    </w:p>
    <w:p w14:paraId="7EE9E0C7">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User Access and Security:</w:t>
      </w:r>
      <w:r>
        <w:br w:type="textWrapping"/>
      </w:r>
      <w:r>
        <w:t>The application must protect customer, order, payment, and delivery information. Access to system functions must be restricted according to the user's role.</w:t>
      </w:r>
    </w:p>
    <w:p w14:paraId="5496BFF0">
      <w:pPr>
        <w:pStyle w:val="15"/>
        <w:keepNext w:val="0"/>
        <w:keepLines w:val="0"/>
        <w:widowControl/>
        <w:suppressLineNumbers w:val="0"/>
      </w:pPr>
      <w:r>
        <w:rPr>
          <w:rStyle w:val="16"/>
        </w:rPr>
        <w:t>·</w:t>
      </w:r>
      <w:r>
        <w:t xml:space="preserve"> </w:t>
      </w:r>
      <w:r>
        <w:rPr>
          <w:rStyle w:val="16"/>
        </w:rPr>
        <w:t>Performance Requirements:</w:t>
      </w:r>
      <w:r>
        <w:br w:type="textWrapping"/>
      </w:r>
      <w:r>
        <w:t>The system should provide timely responses when customers browse products, manage their cart, place orders, and check order status. It should respond within two seconds for most user actions to provide a smooth user experience.</w:t>
      </w:r>
    </w:p>
    <w:p w14:paraId="4FC1522B">
      <w:pPr>
        <w:pStyle w:val="41"/>
        <w:numPr>
          <w:ilvl w:val="0"/>
          <w:numId w:val="23"/>
        </w:numPr>
        <w:spacing w:before="100" w:beforeAutospacing="1" w:after="100" w:afterAutospacing="1" w:line="240" w:lineRule="auto"/>
        <w:outlineLvl w:val="1"/>
        <w:rPr>
          <w:rFonts w:ascii="Times New Roman" w:hAnsi="Times New Roman" w:eastAsia="Times New Roman" w:cs="Times New Roman"/>
          <w:b/>
          <w:bCs/>
          <w:sz w:val="32"/>
          <w:szCs w:val="32"/>
        </w:rPr>
      </w:pPr>
      <w:bookmarkStart w:id="13" w:name="_Toc193890188"/>
      <w:r>
        <w:rPr>
          <w:rFonts w:ascii="Times New Roman" w:hAnsi="Times New Roman" w:eastAsia="Times New Roman" w:cs="Times New Roman"/>
          <w:b/>
          <w:bCs/>
          <w:sz w:val="32"/>
          <w:szCs w:val="32"/>
        </w:rPr>
        <w:t xml:space="preserve"> </w:t>
      </w:r>
      <w:r>
        <w:rPr>
          <w:rStyle w:val="30"/>
          <w:rFonts w:eastAsia="Times New Roman" w:cs="Times New Roman"/>
          <w:sz w:val="36"/>
          <w:szCs w:val="36"/>
        </w:rPr>
        <w:t>Assumptions and Dependencies</w:t>
      </w:r>
      <w:bookmarkEnd w:id="13"/>
    </w:p>
    <w:p w14:paraId="7BF0312D">
      <w:pPr>
        <w:pStyle w:val="15"/>
        <w:keepNext w:val="0"/>
        <w:keepLines w:val="0"/>
        <w:widowControl/>
        <w:suppressLineNumbers w:val="0"/>
        <w:spacing w:before="0" w:beforeAutospacing="1" w:after="0" w:afterAutospacing="1"/>
        <w:ind w:left="0" w:right="0"/>
      </w:pPr>
      <w:r>
        <w:rPr>
          <w:rStyle w:val="16"/>
        </w:rPr>
        <w:t>Internet Connectivity:</w:t>
      </w:r>
      <w:r>
        <w:br w:type="textWrapping"/>
      </w:r>
      <w:r>
        <w:t>Users are assumed to have reliable internet access when using the Bakery Ordering System to browse products, place orders, make payments, and track orders.</w:t>
      </w:r>
    </w:p>
    <w:p w14:paraId="01790B1F">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Payment Services:</w:t>
      </w:r>
      <w:r>
        <w:br w:type="textWrapping"/>
      </w:r>
      <w:r>
        <w:t>It is assumed that the selected payment method or payment service will be available and functioning properly when customers make payments for their orders.</w:t>
      </w:r>
    </w:p>
    <w:p w14:paraId="557B87E9">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Third-Party Libraries and Tools:</w:t>
      </w:r>
      <w:r>
        <w:br w:type="textWrapping"/>
      </w:r>
      <w:r>
        <w:t>The system may depend on established libraries and tools for payment processing, web development, database connectivity, and other required functions. It is assumed that these components are reliable and properly maintained.</w:t>
      </w:r>
    </w:p>
    <w:p w14:paraId="0446FECA">
      <w:pPr>
        <w:pStyle w:val="15"/>
        <w:keepNext w:val="0"/>
        <w:keepLines w:val="0"/>
        <w:widowControl/>
        <w:suppressLineNumbers w:val="0"/>
        <w:spacing w:before="0" w:beforeAutospacing="1" w:after="0" w:afterAutospacing="1"/>
        <w:ind w:left="0" w:right="0"/>
      </w:pPr>
      <w:r>
        <w:rPr>
          <w:rStyle w:val="16"/>
        </w:rPr>
        <w:t>·</w:t>
      </w:r>
      <w:r>
        <w:t xml:space="preserve"> </w:t>
      </w:r>
      <w:r>
        <w:rPr>
          <w:rStyle w:val="16"/>
        </w:rPr>
        <w:t>User Competency:</w:t>
      </w:r>
      <w:r>
        <w:br w:type="textWrapping"/>
      </w:r>
      <w:r>
        <w:t>Customers, bakery staff, and salesmen are expected to have a basic level of digital literacy to operate the system without extensive training.</w:t>
      </w:r>
    </w:p>
    <w:p w14:paraId="39F4B086">
      <w:pPr>
        <w:pStyle w:val="15"/>
        <w:keepNext w:val="0"/>
        <w:keepLines w:val="0"/>
        <w:widowControl/>
        <w:suppressLineNumbers w:val="0"/>
      </w:pPr>
      <w:r>
        <w:rPr>
          <w:rStyle w:val="16"/>
        </w:rPr>
        <w:t>·</w:t>
      </w:r>
      <w:r>
        <w:t xml:space="preserve"> </w:t>
      </w:r>
      <w:r>
        <w:rPr>
          <w:rStyle w:val="16"/>
        </w:rPr>
        <w:t>System Maintenance:</w:t>
      </w:r>
      <w:r>
        <w:br w:type="textWrapping"/>
      </w:r>
      <w:r>
        <w:t>Regular maintenance, including database backups, security updates, and system improvements, is assumed to be performed during suitable periods to minimize disruption to bakery operations.</w:t>
      </w:r>
    </w:p>
    <w:p w14:paraId="769A337C">
      <w:pPr>
        <w:spacing w:before="100" w:beforeAutospacing="1" w:after="100" w:afterAutospacing="1" w:line="240" w:lineRule="auto"/>
        <w:outlineLvl w:val="0"/>
        <w:rPr>
          <w:rStyle w:val="28"/>
          <w:rFonts w:ascii="Times New Roman" w:hAnsi="Times New Roman" w:eastAsia="Times New Roman" w:cs="Times New Roman"/>
          <w:sz w:val="48"/>
          <w:szCs w:val="48"/>
        </w:rPr>
      </w:pPr>
      <w:r>
        <w:rPr>
          <w:rFonts w:ascii="Times New Roman" w:hAnsi="Times New Roman" w:eastAsia="Times New Roman" w:cs="Times New Roman"/>
          <w:color w:val="104862" w:themeColor="accent1" w:themeShade="BF"/>
          <w:sz w:val="48"/>
          <w:szCs w:val="48"/>
          <w14:ligatures w14:val="none"/>
        </w:rPr>
        <w:drawing>
          <wp:inline distT="0" distB="0" distL="0" distR="0">
            <wp:extent cx="6327140" cy="9842500"/>
            <wp:effectExtent l="0" t="0" r="0" b="6350"/>
            <wp:docPr id="130109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280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327140" cy="9842500"/>
                    </a:xfrm>
                    <a:prstGeom prst="rect">
                      <a:avLst/>
                    </a:prstGeom>
                  </pic:spPr>
                </pic:pic>
              </a:graphicData>
            </a:graphic>
          </wp:inline>
        </w:drawing>
      </w:r>
    </w:p>
    <w:p w14:paraId="233D9A24">
      <w:pPr>
        <w:pStyle w:val="41"/>
        <w:numPr>
          <w:ilvl w:val="0"/>
          <w:numId w:val="24"/>
        </w:numPr>
        <w:spacing w:before="100" w:beforeAutospacing="1" w:after="100" w:afterAutospacing="1" w:line="240" w:lineRule="auto"/>
        <w:outlineLvl w:val="0"/>
        <w:rPr>
          <w:rStyle w:val="29"/>
          <w:rFonts w:ascii="Times New Roman" w:hAnsi="Times New Roman" w:eastAsia="Times New Roman" w:cs="Times New Roman"/>
          <w:sz w:val="36"/>
          <w:szCs w:val="36"/>
        </w:rPr>
      </w:pPr>
      <w:bookmarkStart w:id="14" w:name="_Toc193890190"/>
      <w:r>
        <w:rPr>
          <w:rStyle w:val="29"/>
          <w:rFonts w:ascii="Times New Roman" w:hAnsi="Times New Roman" w:eastAsia="Times New Roman" w:cs="Times New Roman"/>
          <w:sz w:val="36"/>
          <w:szCs w:val="36"/>
        </w:rPr>
        <w:t xml:space="preserve"> Functional Requirements (Use Cases)</w:t>
      </w:r>
      <w:bookmarkEnd w:id="14"/>
    </w:p>
    <w:p w14:paraId="72743BE3">
      <w:pPr>
        <w:pStyle w:val="4"/>
        <w:spacing w:before="171" w:line="362" w:lineRule="auto"/>
        <w:ind w:right="6531"/>
      </w:pPr>
      <w:bookmarkStart w:id="15" w:name="_Toc193890191"/>
      <w:r>
        <w:t xml:space="preserve">Sharif Ullah </w:t>
      </w:r>
      <w:r>
        <w:rPr>
          <w:spacing w:val="-2"/>
        </w:rPr>
        <w:t>(04072413006)</w:t>
      </w:r>
      <w:r>
        <w:t>1.Use</w:t>
      </w:r>
      <w:r>
        <w:rPr>
          <w:spacing w:val="-9"/>
        </w:rPr>
        <w:t xml:space="preserve"> </w:t>
      </w:r>
      <w:r>
        <w:t>Case</w:t>
      </w:r>
      <w:r>
        <w:rPr>
          <w:spacing w:val="-9"/>
        </w:rPr>
        <w:t xml:space="preserve"> </w:t>
      </w:r>
      <w:r>
        <w:t>Text:</w:t>
      </w:r>
      <w:r>
        <w:rPr>
          <w:spacing w:val="-9"/>
        </w:rPr>
        <w:t xml:space="preserve"> </w:t>
      </w:r>
      <w:r>
        <w:t>Place</w:t>
      </w:r>
      <w:r>
        <w:rPr>
          <w:spacing w:val="-9"/>
        </w:rPr>
        <w:t xml:space="preserve"> </w:t>
      </w:r>
      <w:r>
        <w:t xml:space="preserve">Order </w:t>
      </w:r>
      <w:r>
        <w:rPr>
          <w:spacing w:val="-2"/>
        </w:rPr>
        <w:t>Inputs:</w:t>
      </w:r>
    </w:p>
    <w:p w14:paraId="702A7649">
      <w:pPr>
        <w:pStyle w:val="41"/>
        <w:numPr>
          <w:ilvl w:val="1"/>
          <w:numId w:val="25"/>
        </w:numPr>
        <w:tabs>
          <w:tab w:val="left" w:pos="478"/>
        </w:tabs>
        <w:spacing w:before="24"/>
        <w:ind w:left="478" w:hanging="216"/>
        <w:rPr>
          <w:sz w:val="18"/>
          <w:szCs w:val="18"/>
        </w:rPr>
      </w:pPr>
      <w:r>
        <w:rPr>
          <w:spacing w:val="-2"/>
          <w:w w:val="105"/>
          <w:sz w:val="18"/>
          <w:szCs w:val="18"/>
        </w:rPr>
        <w:t>productId</w:t>
      </w:r>
    </w:p>
    <w:p w14:paraId="2808D46B">
      <w:pPr>
        <w:pStyle w:val="41"/>
        <w:numPr>
          <w:ilvl w:val="1"/>
          <w:numId w:val="25"/>
        </w:numPr>
        <w:tabs>
          <w:tab w:val="left" w:pos="478"/>
        </w:tabs>
        <w:ind w:left="478" w:hanging="216"/>
        <w:rPr>
          <w:sz w:val="18"/>
          <w:szCs w:val="18"/>
        </w:rPr>
      </w:pPr>
      <w:r>
        <w:rPr>
          <w:spacing w:val="-2"/>
          <w:w w:val="105"/>
          <w:sz w:val="18"/>
          <w:szCs w:val="18"/>
        </w:rPr>
        <w:t>quantity</w:t>
      </w:r>
    </w:p>
    <w:p w14:paraId="75C9D71F">
      <w:pPr>
        <w:pStyle w:val="41"/>
        <w:numPr>
          <w:ilvl w:val="1"/>
          <w:numId w:val="25"/>
        </w:numPr>
        <w:tabs>
          <w:tab w:val="left" w:pos="478"/>
        </w:tabs>
        <w:ind w:left="478" w:hanging="216"/>
        <w:rPr>
          <w:sz w:val="18"/>
          <w:szCs w:val="18"/>
        </w:rPr>
      </w:pPr>
      <w:r>
        <w:rPr>
          <w:spacing w:val="-2"/>
          <w:w w:val="105"/>
          <w:sz w:val="18"/>
          <w:szCs w:val="18"/>
        </w:rPr>
        <w:t>orderInfo</w:t>
      </w:r>
    </w:p>
    <w:p w14:paraId="5B4EC0B0">
      <w:pPr>
        <w:pStyle w:val="4"/>
      </w:pPr>
      <w:r>
        <w:rPr>
          <w:spacing w:val="-2"/>
        </w:rPr>
        <w:t>Outputs:</w:t>
      </w:r>
    </w:p>
    <w:p w14:paraId="774306A9">
      <w:pPr>
        <w:pStyle w:val="41"/>
        <w:numPr>
          <w:ilvl w:val="0"/>
          <w:numId w:val="26"/>
        </w:numPr>
        <w:tabs>
          <w:tab w:val="left" w:pos="478"/>
        </w:tabs>
        <w:spacing w:before="159"/>
        <w:ind w:left="478" w:hanging="216"/>
        <w:rPr>
          <w:sz w:val="18"/>
        </w:rPr>
      </w:pPr>
      <w:r>
        <w:rPr>
          <w:spacing w:val="-2"/>
          <w:w w:val="105"/>
          <w:sz w:val="18"/>
        </w:rPr>
        <w:t>orderId</w:t>
      </w:r>
    </w:p>
    <w:p w14:paraId="616382B8">
      <w:pPr>
        <w:pStyle w:val="41"/>
        <w:numPr>
          <w:ilvl w:val="0"/>
          <w:numId w:val="26"/>
        </w:numPr>
        <w:tabs>
          <w:tab w:val="left" w:pos="478"/>
        </w:tabs>
        <w:ind w:left="478" w:hanging="216"/>
        <w:rPr>
          <w:sz w:val="18"/>
        </w:rPr>
      </w:pPr>
      <w:r>
        <w:rPr>
          <w:spacing w:val="-2"/>
          <w:w w:val="105"/>
          <w:sz w:val="18"/>
        </w:rPr>
        <w:t>orderStatus</w:t>
      </w:r>
    </w:p>
    <w:p w14:paraId="419ABA77">
      <w:pPr>
        <w:pStyle w:val="41"/>
        <w:numPr>
          <w:ilvl w:val="0"/>
          <w:numId w:val="27"/>
        </w:numPr>
        <w:tabs>
          <w:tab w:val="left" w:pos="468"/>
        </w:tabs>
        <w:ind w:left="468" w:hanging="206"/>
        <w:rPr>
          <w:sz w:val="18"/>
        </w:rPr>
      </w:pPr>
      <w:r>
        <w:rPr>
          <w:w w:val="105"/>
          <w:sz w:val="18"/>
        </w:rPr>
        <w:t>Primary</w:t>
      </w:r>
      <w:r>
        <w:rPr>
          <w:spacing w:val="-13"/>
          <w:w w:val="105"/>
          <w:sz w:val="18"/>
        </w:rPr>
        <w:t xml:space="preserve"> </w:t>
      </w:r>
      <w:r>
        <w:rPr>
          <w:w w:val="105"/>
          <w:sz w:val="18"/>
        </w:rPr>
        <w:t>Actor:</w:t>
      </w:r>
      <w:r>
        <w:rPr>
          <w:spacing w:val="-12"/>
          <w:w w:val="105"/>
          <w:sz w:val="18"/>
        </w:rPr>
        <w:t xml:space="preserve"> </w:t>
      </w:r>
      <w:r>
        <w:rPr>
          <w:spacing w:val="-2"/>
          <w:w w:val="105"/>
          <w:sz w:val="18"/>
        </w:rPr>
        <w:t>Customer</w:t>
      </w:r>
    </w:p>
    <w:p w14:paraId="67F0371A">
      <w:pPr>
        <w:pStyle w:val="4"/>
        <w:numPr>
          <w:ilvl w:val="0"/>
          <w:numId w:val="25"/>
        </w:numPr>
        <w:tabs>
          <w:tab w:val="left" w:pos="517"/>
        </w:tabs>
        <w:ind w:left="517" w:hanging="255"/>
      </w:pPr>
      <w:r>
        <w:rPr>
          <w:spacing w:val="-2"/>
        </w:rPr>
        <w:t>Preconditions</w:t>
      </w:r>
    </w:p>
    <w:p w14:paraId="057ED26A">
      <w:pPr>
        <w:pStyle w:val="41"/>
        <w:numPr>
          <w:ilvl w:val="0"/>
          <w:numId w:val="28"/>
        </w:numPr>
        <w:tabs>
          <w:tab w:val="left" w:pos="378"/>
        </w:tabs>
        <w:spacing w:before="158"/>
        <w:ind w:left="378" w:hanging="116"/>
        <w:rPr>
          <w:sz w:val="18"/>
        </w:rPr>
      </w:pPr>
      <w:r>
        <w:rPr>
          <w:w w:val="105"/>
          <w:sz w:val="18"/>
        </w:rPr>
        <w:t>The</w:t>
      </w:r>
      <w:r>
        <w:rPr>
          <w:spacing w:val="-11"/>
          <w:w w:val="105"/>
          <w:sz w:val="18"/>
        </w:rPr>
        <w:t xml:space="preserve"> </w:t>
      </w:r>
      <w:r>
        <w:rPr>
          <w:w w:val="105"/>
          <w:sz w:val="18"/>
        </w:rPr>
        <w:t>customer</w:t>
      </w:r>
      <w:r>
        <w:rPr>
          <w:spacing w:val="-10"/>
          <w:w w:val="105"/>
          <w:sz w:val="18"/>
        </w:rPr>
        <w:t xml:space="preserve"> </w:t>
      </w:r>
      <w:r>
        <w:rPr>
          <w:w w:val="105"/>
          <w:sz w:val="18"/>
        </w:rPr>
        <w:t>can</w:t>
      </w:r>
      <w:r>
        <w:rPr>
          <w:spacing w:val="-11"/>
          <w:w w:val="105"/>
          <w:sz w:val="18"/>
        </w:rPr>
        <w:t xml:space="preserve"> </w:t>
      </w:r>
      <w:r>
        <w:rPr>
          <w:w w:val="105"/>
          <w:sz w:val="18"/>
        </w:rPr>
        <w:t>access</w:t>
      </w:r>
      <w:r>
        <w:rPr>
          <w:spacing w:val="-10"/>
          <w:w w:val="105"/>
          <w:sz w:val="18"/>
        </w:rPr>
        <w:t xml:space="preserve"> </w:t>
      </w:r>
      <w:r>
        <w:rPr>
          <w:w w:val="105"/>
          <w:sz w:val="18"/>
        </w:rPr>
        <w:t>the</w:t>
      </w:r>
      <w:r>
        <w:rPr>
          <w:spacing w:val="-11"/>
          <w:w w:val="105"/>
          <w:sz w:val="18"/>
        </w:rPr>
        <w:t xml:space="preserve"> </w:t>
      </w:r>
      <w:r>
        <w:rPr>
          <w:w w:val="105"/>
          <w:sz w:val="18"/>
        </w:rPr>
        <w:t>bakery</w:t>
      </w:r>
      <w:r>
        <w:rPr>
          <w:spacing w:val="-10"/>
          <w:w w:val="105"/>
          <w:sz w:val="18"/>
        </w:rPr>
        <w:t xml:space="preserve"> </w:t>
      </w:r>
      <w:r>
        <w:rPr>
          <w:spacing w:val="-2"/>
          <w:w w:val="105"/>
          <w:sz w:val="18"/>
        </w:rPr>
        <w:t>system.</w:t>
      </w:r>
    </w:p>
    <w:p w14:paraId="6D5AEA8C">
      <w:pPr>
        <w:pStyle w:val="41"/>
        <w:numPr>
          <w:ilvl w:val="0"/>
          <w:numId w:val="28"/>
        </w:numPr>
        <w:tabs>
          <w:tab w:val="left" w:pos="378"/>
        </w:tabs>
        <w:ind w:left="378" w:hanging="116"/>
        <w:rPr>
          <w:sz w:val="18"/>
        </w:rPr>
      </w:pPr>
      <w:r>
        <w:rPr>
          <w:w w:val="105"/>
          <w:sz w:val="18"/>
        </w:rPr>
        <w:t>Products</w:t>
      </w:r>
      <w:r>
        <w:rPr>
          <w:spacing w:val="-12"/>
          <w:w w:val="105"/>
          <w:sz w:val="18"/>
        </w:rPr>
        <w:t xml:space="preserve"> </w:t>
      </w:r>
      <w:r>
        <w:rPr>
          <w:w w:val="105"/>
          <w:sz w:val="18"/>
        </w:rPr>
        <w:t>are</w:t>
      </w:r>
      <w:r>
        <w:rPr>
          <w:spacing w:val="-11"/>
          <w:w w:val="105"/>
          <w:sz w:val="18"/>
        </w:rPr>
        <w:t xml:space="preserve"> </w:t>
      </w:r>
      <w:r>
        <w:rPr>
          <w:spacing w:val="-2"/>
          <w:w w:val="105"/>
          <w:sz w:val="18"/>
        </w:rPr>
        <w:t>available.</w:t>
      </w:r>
    </w:p>
    <w:p w14:paraId="53E4E5FC">
      <w:pPr>
        <w:pStyle w:val="4"/>
        <w:numPr>
          <w:ilvl w:val="0"/>
          <w:numId w:val="25"/>
        </w:numPr>
        <w:tabs>
          <w:tab w:val="left" w:pos="517"/>
        </w:tabs>
        <w:ind w:left="517" w:hanging="255"/>
      </w:pPr>
      <w:r>
        <w:t xml:space="preserve">Success </w:t>
      </w:r>
      <w:r>
        <w:rPr>
          <w:spacing w:val="-2"/>
        </w:rPr>
        <w:t>Scenario</w:t>
      </w:r>
    </w:p>
    <w:p w14:paraId="0F57C865">
      <w:pPr>
        <w:pStyle w:val="41"/>
        <w:numPr>
          <w:ilvl w:val="1"/>
          <w:numId w:val="25"/>
        </w:numPr>
        <w:tabs>
          <w:tab w:val="left" w:pos="478"/>
        </w:tabs>
        <w:spacing w:before="159"/>
        <w:ind w:left="478" w:hanging="216"/>
        <w:rPr>
          <w:sz w:val="18"/>
        </w:rPr>
      </w:pPr>
      <w:r>
        <w:rPr>
          <w:w w:val="105"/>
          <w:sz w:val="18"/>
        </w:rPr>
        <w:t>Customer</w:t>
      </w:r>
      <w:r>
        <w:rPr>
          <w:spacing w:val="-13"/>
          <w:w w:val="105"/>
          <w:sz w:val="18"/>
        </w:rPr>
        <w:t xml:space="preserve"> </w:t>
      </w:r>
      <w:r>
        <w:rPr>
          <w:w w:val="105"/>
          <w:sz w:val="18"/>
        </w:rPr>
        <w:t>views</w:t>
      </w:r>
      <w:r>
        <w:rPr>
          <w:spacing w:val="-12"/>
          <w:w w:val="105"/>
          <w:sz w:val="18"/>
        </w:rPr>
        <w:t xml:space="preserve"> </w:t>
      </w:r>
      <w:r>
        <w:rPr>
          <w:w w:val="105"/>
          <w:sz w:val="18"/>
        </w:rPr>
        <w:t>the</w:t>
      </w:r>
      <w:r>
        <w:rPr>
          <w:spacing w:val="-13"/>
          <w:w w:val="105"/>
          <w:sz w:val="18"/>
        </w:rPr>
        <w:t xml:space="preserve"> </w:t>
      </w:r>
      <w:r>
        <w:rPr>
          <w:w w:val="105"/>
          <w:sz w:val="18"/>
        </w:rPr>
        <w:t>available</w:t>
      </w:r>
      <w:r>
        <w:rPr>
          <w:spacing w:val="-12"/>
          <w:w w:val="105"/>
          <w:sz w:val="18"/>
        </w:rPr>
        <w:t xml:space="preserve"> </w:t>
      </w:r>
      <w:r>
        <w:rPr>
          <w:w w:val="105"/>
          <w:sz w:val="18"/>
        </w:rPr>
        <w:t>bakery</w:t>
      </w:r>
      <w:r>
        <w:rPr>
          <w:spacing w:val="-13"/>
          <w:w w:val="105"/>
          <w:sz w:val="18"/>
        </w:rPr>
        <w:t xml:space="preserve"> </w:t>
      </w:r>
      <w:r>
        <w:rPr>
          <w:spacing w:val="-2"/>
          <w:w w:val="105"/>
          <w:sz w:val="18"/>
        </w:rPr>
        <w:t>products.</w:t>
      </w:r>
    </w:p>
    <w:p w14:paraId="35AF87FC">
      <w:pPr>
        <w:pStyle w:val="41"/>
        <w:numPr>
          <w:ilvl w:val="1"/>
          <w:numId w:val="25"/>
        </w:numPr>
        <w:tabs>
          <w:tab w:val="left" w:pos="478"/>
        </w:tabs>
        <w:ind w:left="478" w:hanging="216"/>
        <w:rPr>
          <w:sz w:val="18"/>
        </w:rPr>
      </w:pPr>
      <w:r>
        <w:rPr>
          <w:w w:val="105"/>
          <w:sz w:val="18"/>
        </w:rPr>
        <w:t>Customer</w:t>
      </w:r>
      <w:r>
        <w:rPr>
          <w:spacing w:val="-13"/>
          <w:w w:val="105"/>
          <w:sz w:val="18"/>
        </w:rPr>
        <w:t xml:space="preserve"> </w:t>
      </w:r>
      <w:r>
        <w:rPr>
          <w:w w:val="105"/>
          <w:sz w:val="18"/>
        </w:rPr>
        <w:t>selects</w:t>
      </w:r>
      <w:r>
        <w:rPr>
          <w:spacing w:val="-13"/>
          <w:w w:val="105"/>
          <w:sz w:val="18"/>
        </w:rPr>
        <w:t xml:space="preserve"> </w:t>
      </w:r>
      <w:r>
        <w:rPr>
          <w:w w:val="105"/>
          <w:sz w:val="18"/>
        </w:rPr>
        <w:t>the</w:t>
      </w:r>
      <w:r>
        <w:rPr>
          <w:spacing w:val="-13"/>
          <w:w w:val="105"/>
          <w:sz w:val="18"/>
        </w:rPr>
        <w:t xml:space="preserve"> </w:t>
      </w:r>
      <w:r>
        <w:rPr>
          <w:w w:val="105"/>
          <w:sz w:val="18"/>
        </w:rPr>
        <w:t>required</w:t>
      </w:r>
      <w:r>
        <w:rPr>
          <w:spacing w:val="-13"/>
          <w:w w:val="105"/>
          <w:sz w:val="18"/>
        </w:rPr>
        <w:t xml:space="preserve"> </w:t>
      </w:r>
      <w:r>
        <w:rPr>
          <w:spacing w:val="-2"/>
          <w:w w:val="105"/>
          <w:sz w:val="18"/>
        </w:rPr>
        <w:t>products.</w:t>
      </w:r>
    </w:p>
    <w:p w14:paraId="2A00985A">
      <w:pPr>
        <w:pStyle w:val="41"/>
        <w:numPr>
          <w:ilvl w:val="1"/>
          <w:numId w:val="25"/>
        </w:numPr>
        <w:tabs>
          <w:tab w:val="left" w:pos="478"/>
        </w:tabs>
        <w:ind w:left="478" w:hanging="216"/>
        <w:rPr>
          <w:sz w:val="18"/>
        </w:rPr>
      </w:pPr>
      <w:r>
        <w:rPr>
          <w:w w:val="105"/>
          <w:sz w:val="18"/>
        </w:rPr>
        <w:t>Customer</w:t>
      </w:r>
      <w:r>
        <w:rPr>
          <w:spacing w:val="-11"/>
          <w:w w:val="105"/>
          <w:sz w:val="18"/>
        </w:rPr>
        <w:t xml:space="preserve"> </w:t>
      </w:r>
      <w:r>
        <w:rPr>
          <w:w w:val="105"/>
          <w:sz w:val="18"/>
        </w:rPr>
        <w:t>adds</w:t>
      </w:r>
      <w:r>
        <w:rPr>
          <w:spacing w:val="-11"/>
          <w:w w:val="105"/>
          <w:sz w:val="18"/>
        </w:rPr>
        <w:t xml:space="preserve"> </w:t>
      </w:r>
      <w:r>
        <w:rPr>
          <w:w w:val="105"/>
          <w:sz w:val="18"/>
        </w:rPr>
        <w:t>the</w:t>
      </w:r>
      <w:r>
        <w:rPr>
          <w:spacing w:val="-10"/>
          <w:w w:val="105"/>
          <w:sz w:val="18"/>
        </w:rPr>
        <w:t xml:space="preserve"> </w:t>
      </w:r>
      <w:r>
        <w:rPr>
          <w:w w:val="105"/>
          <w:sz w:val="18"/>
        </w:rPr>
        <w:t>selected</w:t>
      </w:r>
      <w:r>
        <w:rPr>
          <w:spacing w:val="-11"/>
          <w:w w:val="105"/>
          <w:sz w:val="18"/>
        </w:rPr>
        <w:t xml:space="preserve"> </w:t>
      </w:r>
      <w:r>
        <w:rPr>
          <w:w w:val="105"/>
          <w:sz w:val="18"/>
        </w:rPr>
        <w:t>products</w:t>
      </w:r>
      <w:r>
        <w:rPr>
          <w:spacing w:val="-10"/>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spacing w:val="-2"/>
          <w:w w:val="105"/>
          <w:sz w:val="18"/>
        </w:rPr>
        <w:t>order/cart.</w:t>
      </w:r>
    </w:p>
    <w:p w14:paraId="73E18B4F">
      <w:pPr>
        <w:pStyle w:val="41"/>
        <w:numPr>
          <w:ilvl w:val="1"/>
          <w:numId w:val="25"/>
        </w:numPr>
        <w:tabs>
          <w:tab w:val="left" w:pos="478"/>
        </w:tabs>
        <w:ind w:left="478" w:hanging="216"/>
        <w:rPr>
          <w:sz w:val="18"/>
        </w:rPr>
      </w:pPr>
      <w:r>
        <w:rPr>
          <w:w w:val="105"/>
          <w:sz w:val="18"/>
        </w:rPr>
        <w:t>Customer</w:t>
      </w:r>
      <w:r>
        <w:rPr>
          <w:spacing w:val="-12"/>
          <w:w w:val="105"/>
          <w:sz w:val="18"/>
        </w:rPr>
        <w:t xml:space="preserve"> </w:t>
      </w:r>
      <w:r>
        <w:rPr>
          <w:w w:val="105"/>
          <w:sz w:val="18"/>
        </w:rPr>
        <w:t>reviews</w:t>
      </w:r>
      <w:r>
        <w:rPr>
          <w:spacing w:val="-12"/>
          <w:w w:val="105"/>
          <w:sz w:val="18"/>
        </w:rPr>
        <w:t xml:space="preserve"> </w:t>
      </w:r>
      <w:r>
        <w:rPr>
          <w:w w:val="105"/>
          <w:sz w:val="18"/>
        </w:rPr>
        <w:t>the</w:t>
      </w:r>
      <w:r>
        <w:rPr>
          <w:spacing w:val="-11"/>
          <w:w w:val="105"/>
          <w:sz w:val="18"/>
        </w:rPr>
        <w:t xml:space="preserve"> </w:t>
      </w:r>
      <w:r>
        <w:rPr>
          <w:w w:val="105"/>
          <w:sz w:val="18"/>
        </w:rPr>
        <w:t>selected</w:t>
      </w:r>
      <w:r>
        <w:rPr>
          <w:spacing w:val="-12"/>
          <w:w w:val="105"/>
          <w:sz w:val="18"/>
        </w:rPr>
        <w:t xml:space="preserve"> </w:t>
      </w:r>
      <w:r>
        <w:rPr>
          <w:w w:val="105"/>
          <w:sz w:val="18"/>
        </w:rPr>
        <w:t>items</w:t>
      </w:r>
      <w:r>
        <w:rPr>
          <w:spacing w:val="-12"/>
          <w:w w:val="105"/>
          <w:sz w:val="18"/>
        </w:rPr>
        <w:t xml:space="preserve"> </w:t>
      </w:r>
      <w:r>
        <w:rPr>
          <w:w w:val="105"/>
          <w:sz w:val="18"/>
        </w:rPr>
        <w:t>and</w:t>
      </w:r>
      <w:r>
        <w:rPr>
          <w:spacing w:val="-11"/>
          <w:w w:val="105"/>
          <w:sz w:val="18"/>
        </w:rPr>
        <w:t xml:space="preserve"> </w:t>
      </w:r>
      <w:r>
        <w:rPr>
          <w:spacing w:val="-2"/>
          <w:w w:val="105"/>
          <w:sz w:val="18"/>
        </w:rPr>
        <w:t>quantity.</w:t>
      </w:r>
    </w:p>
    <w:p w14:paraId="2EAA5501">
      <w:pPr>
        <w:pStyle w:val="41"/>
        <w:numPr>
          <w:ilvl w:val="1"/>
          <w:numId w:val="25"/>
        </w:numPr>
        <w:tabs>
          <w:tab w:val="left" w:pos="478"/>
        </w:tabs>
        <w:ind w:left="478" w:hanging="216"/>
        <w:rPr>
          <w:sz w:val="18"/>
        </w:rPr>
      </w:pPr>
      <w:r>
        <w:rPr>
          <w:w w:val="105"/>
          <w:sz w:val="18"/>
        </w:rPr>
        <w:t>Customer</w:t>
      </w:r>
      <w:r>
        <w:rPr>
          <w:spacing w:val="-13"/>
          <w:w w:val="105"/>
          <w:sz w:val="18"/>
        </w:rPr>
        <w:t xml:space="preserve"> </w:t>
      </w:r>
      <w:r>
        <w:rPr>
          <w:w w:val="105"/>
          <w:sz w:val="18"/>
        </w:rPr>
        <w:t>provides</w:t>
      </w:r>
      <w:r>
        <w:rPr>
          <w:spacing w:val="-12"/>
          <w:w w:val="105"/>
          <w:sz w:val="18"/>
        </w:rPr>
        <w:t xml:space="preserve"> </w:t>
      </w:r>
      <w:r>
        <w:rPr>
          <w:w w:val="105"/>
          <w:sz w:val="18"/>
        </w:rPr>
        <w:t>the</w:t>
      </w:r>
      <w:r>
        <w:rPr>
          <w:spacing w:val="-12"/>
          <w:w w:val="105"/>
          <w:sz w:val="18"/>
        </w:rPr>
        <w:t xml:space="preserve"> </w:t>
      </w:r>
      <w:r>
        <w:rPr>
          <w:w w:val="105"/>
          <w:sz w:val="18"/>
        </w:rPr>
        <w:t>required</w:t>
      </w:r>
      <w:r>
        <w:rPr>
          <w:spacing w:val="-12"/>
          <w:w w:val="105"/>
          <w:sz w:val="18"/>
        </w:rPr>
        <w:t xml:space="preserve"> </w:t>
      </w:r>
      <w:r>
        <w:rPr>
          <w:w w:val="105"/>
          <w:sz w:val="18"/>
        </w:rPr>
        <w:t>order</w:t>
      </w:r>
      <w:r>
        <w:rPr>
          <w:spacing w:val="-12"/>
          <w:w w:val="105"/>
          <w:sz w:val="18"/>
        </w:rPr>
        <w:t xml:space="preserve"> </w:t>
      </w:r>
      <w:r>
        <w:rPr>
          <w:w w:val="105"/>
          <w:sz w:val="18"/>
        </w:rPr>
        <w:t>and</w:t>
      </w:r>
      <w:r>
        <w:rPr>
          <w:spacing w:val="-12"/>
          <w:w w:val="105"/>
          <w:sz w:val="18"/>
        </w:rPr>
        <w:t xml:space="preserve"> </w:t>
      </w:r>
      <w:r>
        <w:rPr>
          <w:w w:val="105"/>
          <w:sz w:val="18"/>
        </w:rPr>
        <w:t>delivery</w:t>
      </w:r>
      <w:r>
        <w:rPr>
          <w:spacing w:val="-12"/>
          <w:w w:val="105"/>
          <w:sz w:val="18"/>
        </w:rPr>
        <w:t xml:space="preserve"> </w:t>
      </w:r>
      <w:r>
        <w:rPr>
          <w:spacing w:val="-2"/>
          <w:w w:val="105"/>
          <w:sz w:val="18"/>
        </w:rPr>
        <w:t>information.</w:t>
      </w:r>
    </w:p>
    <w:p w14:paraId="578BD237">
      <w:pPr>
        <w:pStyle w:val="41"/>
        <w:numPr>
          <w:ilvl w:val="1"/>
          <w:numId w:val="25"/>
        </w:numPr>
        <w:tabs>
          <w:tab w:val="left" w:pos="478"/>
        </w:tabs>
        <w:ind w:left="478" w:hanging="216"/>
        <w:rPr>
          <w:sz w:val="18"/>
        </w:rPr>
      </w:pPr>
      <w:r>
        <w:rPr>
          <w:w w:val="105"/>
          <w:sz w:val="18"/>
        </w:rPr>
        <w:t>Customer</w:t>
      </w:r>
      <w:r>
        <w:rPr>
          <w:spacing w:val="-13"/>
          <w:w w:val="105"/>
          <w:sz w:val="18"/>
        </w:rPr>
        <w:t xml:space="preserve"> </w:t>
      </w:r>
      <w:r>
        <w:rPr>
          <w:w w:val="105"/>
          <w:sz w:val="18"/>
        </w:rPr>
        <w:t>confirms</w:t>
      </w:r>
      <w:r>
        <w:rPr>
          <w:spacing w:val="-13"/>
          <w:w w:val="105"/>
          <w:sz w:val="18"/>
        </w:rPr>
        <w:t xml:space="preserve"> </w:t>
      </w:r>
      <w:r>
        <w:rPr>
          <w:w w:val="105"/>
          <w:sz w:val="18"/>
        </w:rPr>
        <w:t>the</w:t>
      </w:r>
      <w:r>
        <w:rPr>
          <w:spacing w:val="-13"/>
          <w:w w:val="105"/>
          <w:sz w:val="18"/>
        </w:rPr>
        <w:t xml:space="preserve"> </w:t>
      </w:r>
      <w:r>
        <w:rPr>
          <w:spacing w:val="-2"/>
          <w:w w:val="105"/>
          <w:sz w:val="18"/>
        </w:rPr>
        <w:t>order.</w:t>
      </w:r>
    </w:p>
    <w:p w14:paraId="2A0C736E">
      <w:pPr>
        <w:pStyle w:val="41"/>
        <w:numPr>
          <w:ilvl w:val="1"/>
          <w:numId w:val="25"/>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1"/>
          <w:w w:val="105"/>
          <w:sz w:val="18"/>
        </w:rPr>
        <w:t xml:space="preserve"> </w:t>
      </w:r>
      <w:r>
        <w:rPr>
          <w:w w:val="105"/>
          <w:sz w:val="18"/>
        </w:rPr>
        <w:t>validates</w:t>
      </w:r>
      <w:r>
        <w:rPr>
          <w:spacing w:val="-10"/>
          <w:w w:val="105"/>
          <w:sz w:val="18"/>
        </w:rPr>
        <w:t xml:space="preserve"> </w:t>
      </w:r>
      <w:r>
        <w:rPr>
          <w:w w:val="105"/>
          <w:sz w:val="18"/>
        </w:rPr>
        <w:t>the</w:t>
      </w:r>
      <w:r>
        <w:rPr>
          <w:spacing w:val="-11"/>
          <w:w w:val="105"/>
          <w:sz w:val="18"/>
        </w:rPr>
        <w:t xml:space="preserve"> </w:t>
      </w:r>
      <w:r>
        <w:rPr>
          <w:w w:val="105"/>
          <w:sz w:val="18"/>
        </w:rPr>
        <w:t>order</w:t>
      </w:r>
      <w:r>
        <w:rPr>
          <w:spacing w:val="-10"/>
          <w:w w:val="105"/>
          <w:sz w:val="18"/>
        </w:rPr>
        <w:t xml:space="preserve"> </w:t>
      </w:r>
      <w:r>
        <w:rPr>
          <w:spacing w:val="-2"/>
          <w:w w:val="105"/>
          <w:sz w:val="18"/>
        </w:rPr>
        <w:t>details.</w:t>
      </w:r>
    </w:p>
    <w:p w14:paraId="3AB50892">
      <w:pPr>
        <w:pStyle w:val="41"/>
        <w:numPr>
          <w:ilvl w:val="1"/>
          <w:numId w:val="25"/>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creates</w:t>
      </w:r>
      <w:r>
        <w:rPr>
          <w:spacing w:val="-10"/>
          <w:w w:val="105"/>
          <w:sz w:val="18"/>
        </w:rPr>
        <w:t xml:space="preserve"> </w:t>
      </w:r>
      <w:r>
        <w:rPr>
          <w:w w:val="105"/>
          <w:sz w:val="18"/>
        </w:rPr>
        <w:t>the</w:t>
      </w:r>
      <w:r>
        <w:rPr>
          <w:spacing w:val="-10"/>
          <w:w w:val="105"/>
          <w:sz w:val="18"/>
        </w:rPr>
        <w:t xml:space="preserve"> </w:t>
      </w:r>
      <w:r>
        <w:rPr>
          <w:spacing w:val="-2"/>
          <w:w w:val="105"/>
          <w:sz w:val="18"/>
        </w:rPr>
        <w:t>order.</w:t>
      </w:r>
    </w:p>
    <w:p w14:paraId="4E169910">
      <w:pPr>
        <w:pStyle w:val="41"/>
        <w:numPr>
          <w:ilvl w:val="1"/>
          <w:numId w:val="25"/>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displays</w:t>
      </w:r>
      <w:r>
        <w:rPr>
          <w:spacing w:val="-10"/>
          <w:w w:val="105"/>
          <w:sz w:val="18"/>
        </w:rPr>
        <w:t xml:space="preserve"> </w:t>
      </w:r>
      <w:r>
        <w:rPr>
          <w:w w:val="105"/>
          <w:sz w:val="18"/>
        </w:rPr>
        <w:t>the</w:t>
      </w:r>
      <w:r>
        <w:rPr>
          <w:spacing w:val="-11"/>
          <w:w w:val="105"/>
          <w:sz w:val="18"/>
        </w:rPr>
        <w:t xml:space="preserve"> </w:t>
      </w:r>
      <w:r>
        <w:rPr>
          <w:w w:val="105"/>
          <w:sz w:val="18"/>
        </w:rPr>
        <w:t>order</w:t>
      </w:r>
      <w:r>
        <w:rPr>
          <w:spacing w:val="-10"/>
          <w:w w:val="105"/>
          <w:sz w:val="18"/>
        </w:rPr>
        <w:t xml:space="preserve"> </w:t>
      </w:r>
      <w:r>
        <w:rPr>
          <w:spacing w:val="-2"/>
          <w:w w:val="105"/>
          <w:sz w:val="18"/>
        </w:rPr>
        <w:t>confirmation.</w:t>
      </w:r>
    </w:p>
    <w:p w14:paraId="53FAD45A">
      <w:pPr>
        <w:pStyle w:val="4"/>
        <w:numPr>
          <w:ilvl w:val="0"/>
          <w:numId w:val="25"/>
        </w:numPr>
        <w:tabs>
          <w:tab w:val="left" w:pos="517"/>
        </w:tabs>
        <w:ind w:left="517" w:hanging="255"/>
      </w:pPr>
      <w:r>
        <w:t xml:space="preserve">Alternative </w:t>
      </w:r>
      <w:r>
        <w:rPr>
          <w:spacing w:val="-2"/>
        </w:rPr>
        <w:t>Scenario</w:t>
      </w:r>
    </w:p>
    <w:p w14:paraId="58B15CDB">
      <w:pPr>
        <w:pStyle w:val="41"/>
        <w:numPr>
          <w:ilvl w:val="0"/>
          <w:numId w:val="29"/>
        </w:numPr>
        <w:spacing w:before="158"/>
        <w:rPr>
          <w:sz w:val="18"/>
        </w:rPr>
      </w:pPr>
      <w:r>
        <w:rPr>
          <w:w w:val="105"/>
          <w:sz w:val="18"/>
        </w:rPr>
        <w:t>A</w:t>
      </w:r>
      <w:r>
        <w:rPr>
          <w:spacing w:val="-12"/>
          <w:w w:val="105"/>
          <w:sz w:val="18"/>
        </w:rPr>
        <w:t xml:space="preserve"> </w:t>
      </w:r>
      <w:r>
        <w:rPr>
          <w:w w:val="105"/>
          <w:sz w:val="18"/>
        </w:rPr>
        <w:t>selected</w:t>
      </w:r>
      <w:r>
        <w:rPr>
          <w:spacing w:val="-11"/>
          <w:w w:val="105"/>
          <w:sz w:val="18"/>
        </w:rPr>
        <w:t xml:space="preserve"> </w:t>
      </w:r>
      <w:r>
        <w:rPr>
          <w:w w:val="105"/>
          <w:sz w:val="18"/>
        </w:rPr>
        <w:t>product</w:t>
      </w:r>
      <w:r>
        <w:rPr>
          <w:spacing w:val="-12"/>
          <w:w w:val="105"/>
          <w:sz w:val="18"/>
        </w:rPr>
        <w:t xml:space="preserve"> </w:t>
      </w:r>
      <w:r>
        <w:rPr>
          <w:w w:val="105"/>
          <w:sz w:val="18"/>
        </w:rPr>
        <w:t>is</w:t>
      </w:r>
      <w:r>
        <w:rPr>
          <w:spacing w:val="-11"/>
          <w:w w:val="105"/>
          <w:sz w:val="18"/>
        </w:rPr>
        <w:t xml:space="preserve"> </w:t>
      </w:r>
      <w:r>
        <w:rPr>
          <w:spacing w:val="-2"/>
          <w:w w:val="105"/>
          <w:sz w:val="18"/>
        </w:rPr>
        <w:t>unavailable.</w:t>
      </w:r>
    </w:p>
    <w:p w14:paraId="2744276F">
      <w:pPr>
        <w:pStyle w:val="41"/>
        <w:numPr>
          <w:ilvl w:val="0"/>
          <w:numId w:val="29"/>
        </w:numPr>
        <w:tabs>
          <w:tab w:val="left" w:pos="478"/>
        </w:tabs>
        <w:rPr>
          <w:sz w:val="18"/>
        </w:rPr>
      </w:pPr>
      <w:r>
        <w:rPr>
          <w:w w:val="105"/>
          <w:sz w:val="18"/>
        </w:rPr>
        <w:t>The</w:t>
      </w:r>
      <w:r>
        <w:rPr>
          <w:spacing w:val="-10"/>
          <w:w w:val="105"/>
          <w:sz w:val="18"/>
        </w:rPr>
        <w:t xml:space="preserve"> </w:t>
      </w:r>
      <w:r>
        <w:rPr>
          <w:w w:val="105"/>
          <w:sz w:val="18"/>
        </w:rPr>
        <w:t>system</w:t>
      </w:r>
      <w:r>
        <w:rPr>
          <w:spacing w:val="-10"/>
          <w:w w:val="105"/>
          <w:sz w:val="18"/>
        </w:rPr>
        <w:t xml:space="preserve"> </w:t>
      </w:r>
      <w:r>
        <w:rPr>
          <w:w w:val="105"/>
          <w:sz w:val="18"/>
        </w:rPr>
        <w:t>informs</w:t>
      </w:r>
      <w:r>
        <w:rPr>
          <w:spacing w:val="-10"/>
          <w:w w:val="105"/>
          <w:sz w:val="18"/>
        </w:rPr>
        <w:t xml:space="preserve"> </w:t>
      </w:r>
      <w:r>
        <w:rPr>
          <w:w w:val="105"/>
          <w:sz w:val="18"/>
        </w:rPr>
        <w:t>the</w:t>
      </w:r>
      <w:r>
        <w:rPr>
          <w:spacing w:val="-10"/>
          <w:w w:val="105"/>
          <w:sz w:val="18"/>
        </w:rPr>
        <w:t xml:space="preserve"> </w:t>
      </w:r>
      <w:r>
        <w:rPr>
          <w:w w:val="105"/>
          <w:sz w:val="18"/>
        </w:rPr>
        <w:t>customer</w:t>
      </w:r>
      <w:r>
        <w:rPr>
          <w:spacing w:val="-10"/>
          <w:w w:val="105"/>
          <w:sz w:val="18"/>
        </w:rPr>
        <w:t xml:space="preserve"> </w:t>
      </w:r>
      <w:r>
        <w:rPr>
          <w:w w:val="105"/>
          <w:sz w:val="18"/>
        </w:rPr>
        <w:t>that</w:t>
      </w:r>
      <w:r>
        <w:rPr>
          <w:spacing w:val="-9"/>
          <w:w w:val="105"/>
          <w:sz w:val="18"/>
        </w:rPr>
        <w:t xml:space="preserve"> </w:t>
      </w:r>
      <w:r>
        <w:rPr>
          <w:w w:val="105"/>
          <w:sz w:val="18"/>
        </w:rPr>
        <w:t>the</w:t>
      </w:r>
      <w:r>
        <w:rPr>
          <w:spacing w:val="-10"/>
          <w:w w:val="105"/>
          <w:sz w:val="18"/>
        </w:rPr>
        <w:t xml:space="preserve"> </w:t>
      </w:r>
      <w:r>
        <w:rPr>
          <w:w w:val="105"/>
          <w:sz w:val="18"/>
        </w:rPr>
        <w:t>product</w:t>
      </w:r>
      <w:r>
        <w:rPr>
          <w:spacing w:val="-10"/>
          <w:w w:val="105"/>
          <w:sz w:val="18"/>
        </w:rPr>
        <w:t xml:space="preserve"> </w:t>
      </w:r>
      <w:r>
        <w:rPr>
          <w:w w:val="105"/>
          <w:sz w:val="18"/>
        </w:rPr>
        <w:t>is</w:t>
      </w:r>
      <w:r>
        <w:rPr>
          <w:spacing w:val="-10"/>
          <w:w w:val="105"/>
          <w:sz w:val="18"/>
        </w:rPr>
        <w:t xml:space="preserve"> </w:t>
      </w:r>
      <w:r>
        <w:rPr>
          <w:spacing w:val="-2"/>
          <w:w w:val="105"/>
          <w:sz w:val="18"/>
        </w:rPr>
        <w:t>unavailable.</w:t>
      </w:r>
    </w:p>
    <w:p w14:paraId="7CA99A0C">
      <w:pPr>
        <w:pStyle w:val="41"/>
        <w:numPr>
          <w:ilvl w:val="0"/>
          <w:numId w:val="29"/>
        </w:numPr>
        <w:tabs>
          <w:tab w:val="left" w:pos="478"/>
        </w:tabs>
        <w:spacing w:before="184"/>
        <w:rPr>
          <w:sz w:val="18"/>
        </w:rPr>
      </w:pPr>
      <w:r>
        <w:rPr>
          <w:w w:val="105"/>
          <w:sz w:val="18"/>
        </w:rPr>
        <w:t>The</w:t>
      </w:r>
      <w:r>
        <w:rPr>
          <w:spacing w:val="-13"/>
          <w:w w:val="105"/>
          <w:sz w:val="18"/>
        </w:rPr>
        <w:t xml:space="preserve"> </w:t>
      </w:r>
      <w:r>
        <w:rPr>
          <w:w w:val="105"/>
          <w:sz w:val="18"/>
        </w:rPr>
        <w:t>customer</w:t>
      </w:r>
      <w:r>
        <w:rPr>
          <w:spacing w:val="-12"/>
          <w:w w:val="105"/>
          <w:sz w:val="18"/>
        </w:rPr>
        <w:t xml:space="preserve"> </w:t>
      </w:r>
      <w:r>
        <w:rPr>
          <w:w w:val="105"/>
          <w:sz w:val="18"/>
        </w:rPr>
        <w:t>removes</w:t>
      </w:r>
      <w:r>
        <w:rPr>
          <w:spacing w:val="-12"/>
          <w:w w:val="105"/>
          <w:sz w:val="18"/>
        </w:rPr>
        <w:t xml:space="preserve"> </w:t>
      </w:r>
      <w:r>
        <w:rPr>
          <w:w w:val="105"/>
          <w:sz w:val="18"/>
        </w:rPr>
        <w:t>the</w:t>
      </w:r>
      <w:r>
        <w:rPr>
          <w:spacing w:val="-12"/>
          <w:w w:val="105"/>
          <w:sz w:val="18"/>
        </w:rPr>
        <w:t xml:space="preserve"> </w:t>
      </w:r>
      <w:r>
        <w:rPr>
          <w:w w:val="105"/>
          <w:sz w:val="18"/>
        </w:rPr>
        <w:t>unavailable</w:t>
      </w:r>
      <w:r>
        <w:rPr>
          <w:spacing w:val="-13"/>
          <w:w w:val="105"/>
          <w:sz w:val="18"/>
        </w:rPr>
        <w:t xml:space="preserve"> </w:t>
      </w:r>
      <w:r>
        <w:rPr>
          <w:w w:val="105"/>
          <w:sz w:val="18"/>
        </w:rPr>
        <w:t>product</w:t>
      </w:r>
      <w:r>
        <w:rPr>
          <w:spacing w:val="-12"/>
          <w:w w:val="105"/>
          <w:sz w:val="18"/>
        </w:rPr>
        <w:t xml:space="preserve"> </w:t>
      </w:r>
      <w:r>
        <w:rPr>
          <w:w w:val="105"/>
          <w:sz w:val="18"/>
        </w:rPr>
        <w:t>or</w:t>
      </w:r>
      <w:r>
        <w:rPr>
          <w:spacing w:val="-12"/>
          <w:w w:val="105"/>
          <w:sz w:val="18"/>
        </w:rPr>
        <w:t xml:space="preserve"> </w:t>
      </w:r>
      <w:r>
        <w:rPr>
          <w:w w:val="105"/>
          <w:sz w:val="18"/>
        </w:rPr>
        <w:t>selects</w:t>
      </w:r>
      <w:r>
        <w:rPr>
          <w:spacing w:val="-12"/>
          <w:w w:val="105"/>
          <w:sz w:val="18"/>
        </w:rPr>
        <w:t xml:space="preserve"> </w:t>
      </w:r>
      <w:r>
        <w:rPr>
          <w:w w:val="105"/>
          <w:sz w:val="18"/>
        </w:rPr>
        <w:t>another</w:t>
      </w:r>
      <w:r>
        <w:rPr>
          <w:spacing w:val="-13"/>
          <w:w w:val="105"/>
          <w:sz w:val="18"/>
        </w:rPr>
        <w:t xml:space="preserve"> </w:t>
      </w:r>
      <w:r>
        <w:rPr>
          <w:spacing w:val="-2"/>
          <w:w w:val="105"/>
          <w:sz w:val="18"/>
        </w:rPr>
        <w:t>product.</w:t>
      </w:r>
    </w:p>
    <w:p w14:paraId="1187BE91">
      <w:pPr>
        <w:pStyle w:val="41"/>
        <w:numPr>
          <w:ilvl w:val="0"/>
          <w:numId w:val="29"/>
        </w:numPr>
        <w:tabs>
          <w:tab w:val="left" w:pos="478"/>
        </w:tabs>
        <w:rPr>
          <w:sz w:val="18"/>
        </w:rPr>
      </w:pPr>
      <w:r>
        <w:rPr>
          <w:w w:val="105"/>
          <w:sz w:val="18"/>
        </w:rPr>
        <w:t>The</w:t>
      </w:r>
      <w:r>
        <w:rPr>
          <w:spacing w:val="-11"/>
          <w:w w:val="105"/>
          <w:sz w:val="18"/>
        </w:rPr>
        <w:t xml:space="preserve"> </w:t>
      </w:r>
      <w:r>
        <w:rPr>
          <w:w w:val="105"/>
          <w:sz w:val="18"/>
        </w:rPr>
        <w:t>customer</w:t>
      </w:r>
      <w:r>
        <w:rPr>
          <w:spacing w:val="-11"/>
          <w:w w:val="105"/>
          <w:sz w:val="18"/>
        </w:rPr>
        <w:t xml:space="preserve"> </w:t>
      </w:r>
      <w:r>
        <w:rPr>
          <w:w w:val="105"/>
          <w:sz w:val="18"/>
        </w:rPr>
        <w:t>submits</w:t>
      </w:r>
      <w:r>
        <w:rPr>
          <w:spacing w:val="-11"/>
          <w:w w:val="105"/>
          <w:sz w:val="18"/>
        </w:rPr>
        <w:t xml:space="preserve"> </w:t>
      </w:r>
      <w:r>
        <w:rPr>
          <w:w w:val="105"/>
          <w:sz w:val="18"/>
        </w:rPr>
        <w:t>the</w:t>
      </w:r>
      <w:r>
        <w:rPr>
          <w:spacing w:val="-11"/>
          <w:w w:val="105"/>
          <w:sz w:val="18"/>
        </w:rPr>
        <w:t xml:space="preserve"> </w:t>
      </w:r>
      <w:r>
        <w:rPr>
          <w:w w:val="105"/>
          <w:sz w:val="18"/>
        </w:rPr>
        <w:t>order</w:t>
      </w:r>
      <w:r>
        <w:rPr>
          <w:spacing w:val="-11"/>
          <w:w w:val="105"/>
          <w:sz w:val="18"/>
        </w:rPr>
        <w:t xml:space="preserve"> </w:t>
      </w:r>
      <w:r>
        <w:rPr>
          <w:spacing w:val="-2"/>
          <w:w w:val="105"/>
          <w:sz w:val="18"/>
        </w:rPr>
        <w:t>again.</w:t>
      </w:r>
    </w:p>
    <w:p w14:paraId="1FA66C10">
      <w:pPr>
        <w:pStyle w:val="4"/>
        <w:numPr>
          <w:ilvl w:val="0"/>
          <w:numId w:val="25"/>
        </w:numPr>
        <w:tabs>
          <w:tab w:val="left" w:pos="517"/>
        </w:tabs>
        <w:ind w:left="517" w:hanging="255"/>
      </w:pPr>
      <w:r>
        <w:rPr>
          <w:spacing w:val="-2"/>
        </w:rPr>
        <w:t>Postconditions</w:t>
      </w:r>
    </w:p>
    <w:p w14:paraId="4E8C5BCE">
      <w:pPr>
        <w:pStyle w:val="41"/>
        <w:numPr>
          <w:ilvl w:val="0"/>
          <w:numId w:val="30"/>
        </w:numPr>
        <w:tabs>
          <w:tab w:val="left" w:pos="378"/>
        </w:tabs>
        <w:spacing w:before="158"/>
        <w:ind w:left="378" w:hanging="116"/>
        <w:rPr>
          <w:sz w:val="18"/>
        </w:rPr>
      </w:pPr>
      <w:r>
        <w:rPr>
          <w:w w:val="105"/>
          <w:sz w:val="18"/>
        </w:rPr>
        <w:t>The</w:t>
      </w:r>
      <w:r>
        <w:rPr>
          <w:spacing w:val="-11"/>
          <w:w w:val="105"/>
          <w:sz w:val="18"/>
        </w:rPr>
        <w:t xml:space="preserve"> </w:t>
      </w:r>
      <w:r>
        <w:rPr>
          <w:w w:val="105"/>
          <w:sz w:val="18"/>
        </w:rPr>
        <w:t>order</w:t>
      </w:r>
      <w:r>
        <w:rPr>
          <w:spacing w:val="-11"/>
          <w:w w:val="105"/>
          <w:sz w:val="18"/>
        </w:rPr>
        <w:t xml:space="preserve"> </w:t>
      </w:r>
      <w:r>
        <w:rPr>
          <w:w w:val="105"/>
          <w:sz w:val="18"/>
        </w:rPr>
        <w:t>is</w:t>
      </w:r>
      <w:r>
        <w:rPr>
          <w:spacing w:val="-10"/>
          <w:w w:val="105"/>
          <w:sz w:val="18"/>
        </w:rPr>
        <w:t xml:space="preserve"> </w:t>
      </w:r>
      <w:r>
        <w:rPr>
          <w:w w:val="105"/>
          <w:sz w:val="18"/>
        </w:rPr>
        <w:t>successfully</w:t>
      </w:r>
      <w:r>
        <w:rPr>
          <w:spacing w:val="-11"/>
          <w:w w:val="105"/>
          <w:sz w:val="18"/>
        </w:rPr>
        <w:t xml:space="preserve"> </w:t>
      </w:r>
      <w:r>
        <w:rPr>
          <w:spacing w:val="-2"/>
          <w:w w:val="105"/>
          <w:sz w:val="18"/>
        </w:rPr>
        <w:t>created.</w:t>
      </w:r>
    </w:p>
    <w:p w14:paraId="79AADE4D">
      <w:pPr>
        <w:pStyle w:val="41"/>
        <w:numPr>
          <w:ilvl w:val="0"/>
          <w:numId w:val="30"/>
        </w:numPr>
        <w:tabs>
          <w:tab w:val="left" w:pos="378"/>
        </w:tabs>
        <w:ind w:left="378" w:hanging="116"/>
        <w:rPr>
          <w:sz w:val="18"/>
        </w:rPr>
      </w:pPr>
      <w:r>
        <w:rPr>
          <w:w w:val="105"/>
          <w:sz w:val="18"/>
        </w:rPr>
        <w:t>The</w:t>
      </w:r>
      <w:r>
        <w:rPr>
          <w:spacing w:val="-9"/>
          <w:w w:val="105"/>
          <w:sz w:val="18"/>
        </w:rPr>
        <w:t xml:space="preserve"> </w:t>
      </w:r>
      <w:r>
        <w:rPr>
          <w:w w:val="105"/>
          <w:sz w:val="18"/>
        </w:rPr>
        <w:t>order</w:t>
      </w:r>
      <w:r>
        <w:rPr>
          <w:spacing w:val="-8"/>
          <w:w w:val="105"/>
          <w:sz w:val="18"/>
        </w:rPr>
        <w:t xml:space="preserve"> </w:t>
      </w:r>
      <w:r>
        <w:rPr>
          <w:w w:val="105"/>
          <w:sz w:val="18"/>
        </w:rPr>
        <w:t>details</w:t>
      </w:r>
      <w:r>
        <w:rPr>
          <w:spacing w:val="-9"/>
          <w:w w:val="105"/>
          <w:sz w:val="18"/>
        </w:rPr>
        <w:t xml:space="preserve"> </w:t>
      </w:r>
      <w:r>
        <w:rPr>
          <w:w w:val="105"/>
          <w:sz w:val="18"/>
        </w:rPr>
        <w:t>are</w:t>
      </w:r>
      <w:r>
        <w:rPr>
          <w:spacing w:val="-8"/>
          <w:w w:val="105"/>
          <w:sz w:val="18"/>
        </w:rPr>
        <w:t xml:space="preserve"> </w:t>
      </w:r>
      <w:r>
        <w:rPr>
          <w:w w:val="105"/>
          <w:sz w:val="18"/>
        </w:rPr>
        <w:t>stored</w:t>
      </w:r>
      <w:r>
        <w:rPr>
          <w:spacing w:val="-8"/>
          <w:w w:val="105"/>
          <w:sz w:val="18"/>
        </w:rPr>
        <w:t xml:space="preserve"> </w:t>
      </w:r>
      <w:r>
        <w:rPr>
          <w:w w:val="105"/>
          <w:sz w:val="18"/>
        </w:rPr>
        <w:t>in</w:t>
      </w:r>
      <w:r>
        <w:rPr>
          <w:spacing w:val="-9"/>
          <w:w w:val="105"/>
          <w:sz w:val="18"/>
        </w:rPr>
        <w:t xml:space="preserve"> </w:t>
      </w:r>
      <w:r>
        <w:rPr>
          <w:w w:val="105"/>
          <w:sz w:val="18"/>
        </w:rPr>
        <w:t>the</w:t>
      </w:r>
      <w:r>
        <w:rPr>
          <w:spacing w:val="-8"/>
          <w:w w:val="105"/>
          <w:sz w:val="18"/>
        </w:rPr>
        <w:t xml:space="preserve"> </w:t>
      </w:r>
      <w:r>
        <w:rPr>
          <w:spacing w:val="-2"/>
          <w:w w:val="105"/>
          <w:sz w:val="18"/>
        </w:rPr>
        <w:t>system.</w:t>
      </w:r>
    </w:p>
    <w:p w14:paraId="2B1F2277">
      <w:pPr>
        <w:pStyle w:val="41"/>
        <w:numPr>
          <w:ilvl w:val="0"/>
          <w:numId w:val="30"/>
        </w:numPr>
        <w:tabs>
          <w:tab w:val="left" w:pos="378"/>
        </w:tabs>
        <w:ind w:left="378" w:hanging="116"/>
        <w:rPr>
          <w:sz w:val="18"/>
        </w:rPr>
      </w:pPr>
      <w:r>
        <w:rPr>
          <w:w w:val="105"/>
          <w:sz w:val="18"/>
        </w:rPr>
        <w:t>The</w:t>
      </w:r>
      <w:r>
        <w:rPr>
          <w:spacing w:val="-11"/>
          <w:w w:val="105"/>
          <w:sz w:val="18"/>
        </w:rPr>
        <w:t xml:space="preserve"> </w:t>
      </w:r>
      <w:r>
        <w:rPr>
          <w:w w:val="105"/>
          <w:sz w:val="18"/>
        </w:rPr>
        <w:t>customer</w:t>
      </w:r>
      <w:r>
        <w:rPr>
          <w:spacing w:val="-11"/>
          <w:w w:val="105"/>
          <w:sz w:val="18"/>
        </w:rPr>
        <w:t xml:space="preserve"> </w:t>
      </w:r>
      <w:r>
        <w:rPr>
          <w:w w:val="105"/>
          <w:sz w:val="18"/>
        </w:rPr>
        <w:t>receives</w:t>
      </w:r>
      <w:r>
        <w:rPr>
          <w:spacing w:val="-11"/>
          <w:w w:val="105"/>
          <w:sz w:val="18"/>
        </w:rPr>
        <w:t xml:space="preserve"> </w:t>
      </w:r>
      <w:r>
        <w:rPr>
          <w:w w:val="105"/>
          <w:sz w:val="18"/>
        </w:rPr>
        <w:t>an</w:t>
      </w:r>
      <w:r>
        <w:rPr>
          <w:spacing w:val="-11"/>
          <w:w w:val="105"/>
          <w:sz w:val="18"/>
        </w:rPr>
        <w:t xml:space="preserve"> </w:t>
      </w:r>
      <w:r>
        <w:rPr>
          <w:w w:val="105"/>
          <w:sz w:val="18"/>
        </w:rPr>
        <w:t>order</w:t>
      </w:r>
      <w:r>
        <w:rPr>
          <w:spacing w:val="-11"/>
          <w:w w:val="105"/>
          <w:sz w:val="18"/>
        </w:rPr>
        <w:t xml:space="preserve"> </w:t>
      </w:r>
      <w:r>
        <w:rPr>
          <w:spacing w:val="-2"/>
          <w:w w:val="105"/>
          <w:sz w:val="18"/>
        </w:rPr>
        <w:t>confirmation.</w:t>
      </w:r>
    </w:p>
    <w:p w14:paraId="6479F7AF">
      <w:pPr>
        <w:pStyle w:val="4"/>
      </w:pPr>
      <w:r>
        <w:t xml:space="preserve">User </w:t>
      </w:r>
      <w:r>
        <w:rPr>
          <w:spacing w:val="-2"/>
        </w:rPr>
        <w:t>Stories</w:t>
      </w:r>
    </w:p>
    <w:p w14:paraId="361FE737">
      <w:pPr>
        <w:pStyle w:val="13"/>
        <w:spacing w:before="159"/>
        <w:ind w:left="262" w:firstLine="0"/>
        <w:rPr>
          <w:b/>
          <w:bCs/>
          <w:spacing w:val="-11"/>
          <w:w w:val="105"/>
        </w:rPr>
      </w:pPr>
      <w:r>
        <w:rPr>
          <w:b/>
          <w:bCs/>
          <w:w w:val="105"/>
        </w:rPr>
        <w:t>User</w:t>
      </w:r>
      <w:r>
        <w:rPr>
          <w:b/>
          <w:bCs/>
          <w:spacing w:val="-11"/>
          <w:w w:val="105"/>
        </w:rPr>
        <w:t xml:space="preserve"> </w:t>
      </w:r>
      <w:r>
        <w:rPr>
          <w:b/>
          <w:bCs/>
          <w:w w:val="105"/>
        </w:rPr>
        <w:t>Story</w:t>
      </w:r>
      <w:r>
        <w:rPr>
          <w:b/>
          <w:bCs/>
          <w:spacing w:val="-11"/>
          <w:w w:val="105"/>
        </w:rPr>
        <w:t xml:space="preserve"> </w:t>
      </w:r>
      <w:r>
        <w:rPr>
          <w:b/>
          <w:bCs/>
          <w:w w:val="105"/>
        </w:rPr>
        <w:t>1:</w:t>
      </w:r>
      <w:r>
        <w:rPr>
          <w:b/>
          <w:bCs/>
          <w:spacing w:val="-11"/>
          <w:w w:val="105"/>
        </w:rPr>
        <w:t xml:space="preserve"> </w:t>
      </w:r>
    </w:p>
    <w:p w14:paraId="00F5FF61">
      <w:pPr>
        <w:pStyle w:val="13"/>
        <w:spacing w:before="159"/>
        <w:ind w:left="262" w:firstLine="0"/>
        <w:rPr>
          <w:w w:val="105"/>
        </w:rPr>
      </w:pPr>
      <w:r>
        <w:rPr>
          <w:w w:val="105"/>
        </w:rPr>
        <w:t>As a customer, I want to select bakery products and place an order so that I can purchase my</w:t>
      </w:r>
    </w:p>
    <w:p w14:paraId="7852C9E8">
      <w:pPr>
        <w:pStyle w:val="13"/>
        <w:spacing w:before="159"/>
        <w:ind w:left="262" w:firstLine="0"/>
      </w:pPr>
      <w:r>
        <w:rPr>
          <w:w w:val="105"/>
        </w:rPr>
        <w:t xml:space="preserve"> required items easily.</w:t>
      </w:r>
    </w:p>
    <w:p w14:paraId="1B18C6CA">
      <w:pPr>
        <w:pStyle w:val="41"/>
        <w:numPr>
          <w:ilvl w:val="1"/>
          <w:numId w:val="31"/>
        </w:numPr>
        <w:tabs>
          <w:tab w:val="left" w:pos="694"/>
        </w:tabs>
        <w:spacing w:before="168"/>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208EFBFE">
      <w:pPr>
        <w:pStyle w:val="41"/>
        <w:numPr>
          <w:ilvl w:val="1"/>
          <w:numId w:val="31"/>
        </w:numPr>
        <w:tabs>
          <w:tab w:val="left" w:pos="694"/>
        </w:tabs>
        <w:spacing w:before="153"/>
        <w:rPr>
          <w:sz w:val="18"/>
        </w:rPr>
      </w:pPr>
      <w:r>
        <w:rPr>
          <w:rFonts w:ascii="Arial" w:hAnsi="Arial"/>
          <w:b/>
          <w:sz w:val="18"/>
        </w:rPr>
        <w:t>What:</w:t>
      </w:r>
      <w:r>
        <w:rPr>
          <w:rFonts w:ascii="Arial" w:hAnsi="Arial"/>
          <w:b/>
          <w:spacing w:val="3"/>
          <w:sz w:val="18"/>
        </w:rPr>
        <w:t xml:space="preserve"> </w:t>
      </w:r>
      <w:r>
        <w:rPr>
          <w:sz w:val="18"/>
        </w:rPr>
        <w:t>I</w:t>
      </w:r>
      <w:r>
        <w:rPr>
          <w:spacing w:val="4"/>
          <w:sz w:val="18"/>
        </w:rPr>
        <w:t xml:space="preserve"> </w:t>
      </w:r>
      <w:r>
        <w:rPr>
          <w:sz w:val="18"/>
        </w:rPr>
        <w:t>want</w:t>
      </w:r>
      <w:r>
        <w:rPr>
          <w:spacing w:val="4"/>
          <w:sz w:val="18"/>
        </w:rPr>
        <w:t xml:space="preserve"> </w:t>
      </w:r>
      <w:r>
        <w:rPr>
          <w:sz w:val="18"/>
        </w:rPr>
        <w:t>to</w:t>
      </w:r>
      <w:r>
        <w:rPr>
          <w:spacing w:val="3"/>
          <w:sz w:val="18"/>
        </w:rPr>
        <w:t xml:space="preserve"> </w:t>
      </w:r>
      <w:r>
        <w:rPr>
          <w:sz w:val="18"/>
        </w:rPr>
        <w:t>select</w:t>
      </w:r>
      <w:r>
        <w:rPr>
          <w:spacing w:val="4"/>
          <w:sz w:val="18"/>
        </w:rPr>
        <w:t xml:space="preserve"> </w:t>
      </w:r>
      <w:r>
        <w:rPr>
          <w:sz w:val="18"/>
        </w:rPr>
        <w:t>bakery</w:t>
      </w:r>
      <w:r>
        <w:rPr>
          <w:spacing w:val="4"/>
          <w:sz w:val="18"/>
        </w:rPr>
        <w:t xml:space="preserve"> </w:t>
      </w:r>
      <w:r>
        <w:rPr>
          <w:sz w:val="18"/>
        </w:rPr>
        <w:t>products</w:t>
      </w:r>
      <w:r>
        <w:rPr>
          <w:spacing w:val="3"/>
          <w:sz w:val="18"/>
        </w:rPr>
        <w:t xml:space="preserve"> </w:t>
      </w:r>
      <w:r>
        <w:rPr>
          <w:sz w:val="18"/>
        </w:rPr>
        <w:t>and</w:t>
      </w:r>
      <w:r>
        <w:rPr>
          <w:spacing w:val="4"/>
          <w:sz w:val="18"/>
        </w:rPr>
        <w:t xml:space="preserve"> </w:t>
      </w:r>
      <w:r>
        <w:rPr>
          <w:sz w:val="18"/>
        </w:rPr>
        <w:t>place</w:t>
      </w:r>
      <w:r>
        <w:rPr>
          <w:spacing w:val="4"/>
          <w:sz w:val="18"/>
        </w:rPr>
        <w:t xml:space="preserve"> </w:t>
      </w:r>
      <w:r>
        <w:rPr>
          <w:sz w:val="18"/>
        </w:rPr>
        <w:t>an</w:t>
      </w:r>
      <w:r>
        <w:rPr>
          <w:spacing w:val="4"/>
          <w:sz w:val="18"/>
        </w:rPr>
        <w:t xml:space="preserve"> </w:t>
      </w:r>
      <w:r>
        <w:rPr>
          <w:spacing w:val="-2"/>
          <w:sz w:val="18"/>
        </w:rPr>
        <w:t>order.</w:t>
      </w:r>
    </w:p>
    <w:p w14:paraId="2865F320">
      <w:pPr>
        <w:pStyle w:val="41"/>
        <w:numPr>
          <w:ilvl w:val="1"/>
          <w:numId w:val="31"/>
        </w:numPr>
        <w:tabs>
          <w:tab w:val="left" w:pos="694"/>
        </w:tabs>
        <w:spacing w:before="153"/>
        <w:rPr>
          <w:sz w:val="18"/>
        </w:rPr>
      </w:pPr>
      <w:r>
        <w:rPr>
          <w:rFonts w:ascii="Arial" w:hAnsi="Arial"/>
          <w:b/>
          <w:sz w:val="18"/>
        </w:rPr>
        <w:t>Why:</w:t>
      </w:r>
      <w:r>
        <w:rPr>
          <w:rFonts w:ascii="Arial" w:hAnsi="Arial"/>
          <w:b/>
          <w:spacing w:val="3"/>
          <w:sz w:val="18"/>
        </w:rPr>
        <w:t xml:space="preserve"> </w:t>
      </w:r>
      <w:r>
        <w:rPr>
          <w:sz w:val="18"/>
        </w:rPr>
        <w:t>I</w:t>
      </w:r>
      <w:r>
        <w:rPr>
          <w:spacing w:val="3"/>
          <w:sz w:val="18"/>
        </w:rPr>
        <w:t xml:space="preserve"> </w:t>
      </w:r>
      <w:r>
        <w:rPr>
          <w:sz w:val="18"/>
        </w:rPr>
        <w:t>can</w:t>
      </w:r>
      <w:r>
        <w:rPr>
          <w:spacing w:val="3"/>
          <w:sz w:val="18"/>
        </w:rPr>
        <w:t xml:space="preserve"> </w:t>
      </w:r>
      <w:r>
        <w:rPr>
          <w:sz w:val="18"/>
        </w:rPr>
        <w:t>purchase</w:t>
      </w:r>
      <w:r>
        <w:rPr>
          <w:spacing w:val="3"/>
          <w:sz w:val="18"/>
        </w:rPr>
        <w:t xml:space="preserve"> </w:t>
      </w:r>
      <w:r>
        <w:rPr>
          <w:sz w:val="18"/>
        </w:rPr>
        <w:t>the</w:t>
      </w:r>
      <w:r>
        <w:rPr>
          <w:spacing w:val="4"/>
          <w:sz w:val="18"/>
        </w:rPr>
        <w:t xml:space="preserve"> </w:t>
      </w:r>
      <w:r>
        <w:rPr>
          <w:sz w:val="18"/>
        </w:rPr>
        <w:t>items</w:t>
      </w:r>
      <w:r>
        <w:rPr>
          <w:spacing w:val="3"/>
          <w:sz w:val="18"/>
        </w:rPr>
        <w:t xml:space="preserve"> </w:t>
      </w:r>
      <w:r>
        <w:rPr>
          <w:sz w:val="18"/>
        </w:rPr>
        <w:t>I</w:t>
      </w:r>
      <w:r>
        <w:rPr>
          <w:spacing w:val="3"/>
          <w:sz w:val="18"/>
        </w:rPr>
        <w:t xml:space="preserve"> </w:t>
      </w:r>
      <w:r>
        <w:rPr>
          <w:spacing w:val="-2"/>
          <w:sz w:val="18"/>
        </w:rPr>
        <w:t>need.</w:t>
      </w:r>
    </w:p>
    <w:p w14:paraId="6A2CE0C6">
      <w:pPr>
        <w:rPr>
          <w:sz w:val="18"/>
        </w:rPr>
        <w:sectPr>
          <w:pgSz w:w="11910" w:h="16840"/>
          <w:pgMar w:top="840" w:right="708" w:bottom="500" w:left="708" w:header="0" w:footer="273" w:gutter="0"/>
          <w:cols w:space="720" w:num="1"/>
        </w:sectPr>
      </w:pPr>
    </w:p>
    <w:p w14:paraId="56B7F713">
      <w:pPr>
        <w:pStyle w:val="13"/>
        <w:spacing w:before="73"/>
        <w:ind w:left="0" w:firstLine="0"/>
        <w:rPr>
          <w:b/>
          <w:bCs/>
        </w:rPr>
      </w:pPr>
      <w:r>
        <w:rPr>
          <w:b/>
          <w:bCs/>
        </w:rPr>
        <w:t>Acceptance</w:t>
      </w:r>
      <w:r>
        <w:rPr>
          <w:b/>
          <w:bCs/>
          <w:spacing w:val="29"/>
        </w:rPr>
        <w:t xml:space="preserve"> </w:t>
      </w:r>
      <w:r>
        <w:rPr>
          <w:b/>
          <w:bCs/>
          <w:spacing w:val="-2"/>
        </w:rPr>
        <w:t>Criteria:</w:t>
      </w:r>
    </w:p>
    <w:p w14:paraId="6A8E8A5D">
      <w:pPr>
        <w:pStyle w:val="41"/>
        <w:numPr>
          <w:ilvl w:val="0"/>
          <w:numId w:val="32"/>
        </w:numPr>
        <w:tabs>
          <w:tab w:val="left" w:pos="694"/>
        </w:tabs>
        <w:spacing w:before="168"/>
        <w:rPr>
          <w:sz w:val="18"/>
        </w:rPr>
      </w:pPr>
      <w:r>
        <w:rPr>
          <w:sz w:val="18"/>
        </w:rPr>
        <w:t>Scenario:</w:t>
      </w:r>
      <w:r>
        <w:rPr>
          <w:spacing w:val="6"/>
          <w:sz w:val="18"/>
        </w:rPr>
        <w:t xml:space="preserve"> </w:t>
      </w:r>
      <w:r>
        <w:rPr>
          <w:sz w:val="18"/>
        </w:rPr>
        <w:t>Successful</w:t>
      </w:r>
      <w:r>
        <w:rPr>
          <w:spacing w:val="7"/>
          <w:sz w:val="18"/>
        </w:rPr>
        <w:t xml:space="preserve"> </w:t>
      </w:r>
      <w:r>
        <w:rPr>
          <w:sz w:val="18"/>
        </w:rPr>
        <w:t>order</w:t>
      </w:r>
      <w:r>
        <w:rPr>
          <w:spacing w:val="7"/>
          <w:sz w:val="18"/>
        </w:rPr>
        <w:t xml:space="preserve"> </w:t>
      </w:r>
      <w:r>
        <w:rPr>
          <w:spacing w:val="-2"/>
          <w:sz w:val="18"/>
        </w:rPr>
        <w:t>placement</w:t>
      </w:r>
    </w:p>
    <w:p w14:paraId="795EF24A">
      <w:pPr>
        <w:pStyle w:val="41"/>
        <w:numPr>
          <w:ilvl w:val="0"/>
          <w:numId w:val="32"/>
        </w:numPr>
        <w:tabs>
          <w:tab w:val="left" w:pos="694"/>
        </w:tabs>
        <w:spacing w:before="153"/>
        <w:rPr>
          <w:sz w:val="18"/>
        </w:rPr>
      </w:pPr>
      <w:r>
        <w:rPr>
          <w:rFonts w:ascii="Arial" w:hAnsi="Arial"/>
          <w:b/>
          <w:sz w:val="18"/>
        </w:rPr>
        <w:t>Given:</w:t>
      </w:r>
      <w:r>
        <w:rPr>
          <w:rFonts w:ascii="Arial" w:hAnsi="Arial"/>
          <w:b/>
          <w:spacing w:val="4"/>
          <w:sz w:val="18"/>
        </w:rPr>
        <w:t xml:space="preserve"> </w:t>
      </w:r>
      <w:r>
        <w:rPr>
          <w:sz w:val="18"/>
        </w:rPr>
        <w:t>products</w:t>
      </w:r>
      <w:r>
        <w:rPr>
          <w:spacing w:val="5"/>
          <w:sz w:val="18"/>
        </w:rPr>
        <w:t xml:space="preserve"> </w:t>
      </w:r>
      <w:r>
        <w:rPr>
          <w:sz w:val="18"/>
        </w:rPr>
        <w:t>are</w:t>
      </w:r>
      <w:r>
        <w:rPr>
          <w:spacing w:val="4"/>
          <w:sz w:val="18"/>
        </w:rPr>
        <w:t xml:space="preserve"> </w:t>
      </w:r>
      <w:r>
        <w:rPr>
          <w:sz w:val="18"/>
        </w:rPr>
        <w:t>available</w:t>
      </w:r>
      <w:r>
        <w:rPr>
          <w:spacing w:val="5"/>
          <w:sz w:val="18"/>
        </w:rPr>
        <w:t xml:space="preserve"> </w:t>
      </w:r>
      <w:r>
        <w:rPr>
          <w:sz w:val="18"/>
        </w:rPr>
        <w:t>and</w:t>
      </w:r>
      <w:r>
        <w:rPr>
          <w:spacing w:val="4"/>
          <w:sz w:val="18"/>
        </w:rPr>
        <w:t xml:space="preserve"> </w:t>
      </w:r>
      <w:r>
        <w:rPr>
          <w:sz w:val="18"/>
        </w:rPr>
        <w:t>the</w:t>
      </w:r>
      <w:r>
        <w:rPr>
          <w:spacing w:val="5"/>
          <w:sz w:val="18"/>
        </w:rPr>
        <w:t xml:space="preserve"> </w:t>
      </w:r>
      <w:r>
        <w:rPr>
          <w:sz w:val="18"/>
        </w:rPr>
        <w:t>customer</w:t>
      </w:r>
      <w:r>
        <w:rPr>
          <w:spacing w:val="5"/>
          <w:sz w:val="18"/>
        </w:rPr>
        <w:t xml:space="preserve"> </w:t>
      </w:r>
      <w:r>
        <w:rPr>
          <w:sz w:val="18"/>
        </w:rPr>
        <w:t>has</w:t>
      </w:r>
      <w:r>
        <w:rPr>
          <w:spacing w:val="4"/>
          <w:sz w:val="18"/>
        </w:rPr>
        <w:t xml:space="preserve"> </w:t>
      </w:r>
      <w:r>
        <w:rPr>
          <w:sz w:val="18"/>
        </w:rPr>
        <w:t>selected</w:t>
      </w:r>
      <w:r>
        <w:rPr>
          <w:spacing w:val="5"/>
          <w:sz w:val="18"/>
        </w:rPr>
        <w:t xml:space="preserve"> </w:t>
      </w:r>
      <w:r>
        <w:rPr>
          <w:sz w:val="18"/>
        </w:rPr>
        <w:t>a</w:t>
      </w:r>
      <w:r>
        <w:rPr>
          <w:spacing w:val="4"/>
          <w:sz w:val="18"/>
        </w:rPr>
        <w:t xml:space="preserve"> </w:t>
      </w:r>
      <w:r>
        <w:rPr>
          <w:spacing w:val="-2"/>
          <w:sz w:val="18"/>
        </w:rPr>
        <w:t>product.</w:t>
      </w:r>
    </w:p>
    <w:p w14:paraId="4A81FF49">
      <w:pPr>
        <w:pStyle w:val="41"/>
        <w:numPr>
          <w:ilvl w:val="0"/>
          <w:numId w:val="32"/>
        </w:numPr>
        <w:tabs>
          <w:tab w:val="left" w:pos="694"/>
        </w:tabs>
        <w:spacing w:before="153"/>
        <w:rPr>
          <w:sz w:val="18"/>
        </w:rPr>
      </w:pPr>
      <w:r>
        <w:rPr>
          <w:rFonts w:ascii="Arial" w:hAnsi="Arial"/>
          <w:b/>
          <w:sz w:val="18"/>
        </w:rPr>
        <w:t>And:</w:t>
      </w:r>
      <w:r>
        <w:rPr>
          <w:rFonts w:ascii="Arial" w:hAnsi="Arial"/>
          <w:b/>
          <w:spacing w:val="4"/>
          <w:sz w:val="18"/>
        </w:rPr>
        <w:t xml:space="preserve"> </w:t>
      </w:r>
      <w:r>
        <w:rPr>
          <w:sz w:val="18"/>
        </w:rPr>
        <w:t>the</w:t>
      </w:r>
      <w:r>
        <w:rPr>
          <w:spacing w:val="4"/>
          <w:sz w:val="18"/>
        </w:rPr>
        <w:t xml:space="preserve"> </w:t>
      </w:r>
      <w:r>
        <w:rPr>
          <w:sz w:val="18"/>
        </w:rPr>
        <w:t>selected</w:t>
      </w:r>
      <w:r>
        <w:rPr>
          <w:spacing w:val="4"/>
          <w:sz w:val="18"/>
        </w:rPr>
        <w:t xml:space="preserve"> </w:t>
      </w:r>
      <w:r>
        <w:rPr>
          <w:sz w:val="18"/>
        </w:rPr>
        <w:t>products</w:t>
      </w:r>
      <w:r>
        <w:rPr>
          <w:spacing w:val="5"/>
          <w:sz w:val="18"/>
        </w:rPr>
        <w:t xml:space="preserve"> </w:t>
      </w:r>
      <w:r>
        <w:rPr>
          <w:sz w:val="18"/>
        </w:rPr>
        <w:t>and</w:t>
      </w:r>
      <w:r>
        <w:rPr>
          <w:spacing w:val="4"/>
          <w:sz w:val="18"/>
        </w:rPr>
        <w:t xml:space="preserve"> </w:t>
      </w:r>
      <w:r>
        <w:rPr>
          <w:sz w:val="18"/>
        </w:rPr>
        <w:t>quantities</w:t>
      </w:r>
      <w:r>
        <w:rPr>
          <w:spacing w:val="4"/>
          <w:sz w:val="18"/>
        </w:rPr>
        <w:t xml:space="preserve"> </w:t>
      </w:r>
      <w:r>
        <w:rPr>
          <w:sz w:val="18"/>
        </w:rPr>
        <w:t>are</w:t>
      </w:r>
      <w:r>
        <w:rPr>
          <w:spacing w:val="4"/>
          <w:sz w:val="18"/>
        </w:rPr>
        <w:t xml:space="preserve"> </w:t>
      </w:r>
      <w:r>
        <w:rPr>
          <w:sz w:val="18"/>
        </w:rPr>
        <w:t>shown</w:t>
      </w:r>
      <w:r>
        <w:rPr>
          <w:spacing w:val="5"/>
          <w:sz w:val="18"/>
        </w:rPr>
        <w:t xml:space="preserve"> </w:t>
      </w:r>
      <w:r>
        <w:rPr>
          <w:sz w:val="18"/>
        </w:rPr>
        <w:t>in</w:t>
      </w:r>
      <w:r>
        <w:rPr>
          <w:spacing w:val="4"/>
          <w:sz w:val="18"/>
        </w:rPr>
        <w:t xml:space="preserve"> </w:t>
      </w:r>
      <w:r>
        <w:rPr>
          <w:sz w:val="18"/>
        </w:rPr>
        <w:t>the</w:t>
      </w:r>
      <w:r>
        <w:rPr>
          <w:spacing w:val="4"/>
          <w:sz w:val="18"/>
        </w:rPr>
        <w:t xml:space="preserve"> </w:t>
      </w:r>
      <w:r>
        <w:rPr>
          <w:spacing w:val="-2"/>
          <w:sz w:val="18"/>
        </w:rPr>
        <w:t>order.</w:t>
      </w:r>
    </w:p>
    <w:p w14:paraId="782B7DD7">
      <w:pPr>
        <w:pStyle w:val="41"/>
        <w:numPr>
          <w:ilvl w:val="0"/>
          <w:numId w:val="32"/>
        </w:numPr>
        <w:tabs>
          <w:tab w:val="left" w:pos="694"/>
        </w:tabs>
        <w:spacing w:before="154"/>
        <w:rPr>
          <w:sz w:val="18"/>
        </w:rPr>
      </w:pPr>
      <w:r>
        <w:rPr>
          <w:rFonts w:ascii="Arial" w:hAnsi="Arial"/>
          <w:b/>
          <w:sz w:val="18"/>
        </w:rPr>
        <w:t>When:</w:t>
      </w:r>
      <w:r>
        <w:rPr>
          <w:rFonts w:ascii="Arial" w:hAnsi="Arial"/>
          <w:b/>
          <w:spacing w:val="4"/>
          <w:sz w:val="18"/>
        </w:rPr>
        <w:t xml:space="preserve"> </w:t>
      </w:r>
      <w:r>
        <w:rPr>
          <w:sz w:val="18"/>
        </w:rPr>
        <w:t>the</w:t>
      </w:r>
      <w:r>
        <w:rPr>
          <w:spacing w:val="4"/>
          <w:sz w:val="18"/>
        </w:rPr>
        <w:t xml:space="preserve"> </w:t>
      </w:r>
      <w:r>
        <w:rPr>
          <w:sz w:val="18"/>
        </w:rPr>
        <w:t>customer</w:t>
      </w:r>
      <w:r>
        <w:rPr>
          <w:spacing w:val="5"/>
          <w:sz w:val="18"/>
        </w:rPr>
        <w:t xml:space="preserve"> </w:t>
      </w:r>
      <w:r>
        <w:rPr>
          <w:sz w:val="18"/>
        </w:rPr>
        <w:t>confirms</w:t>
      </w:r>
      <w:r>
        <w:rPr>
          <w:spacing w:val="4"/>
          <w:sz w:val="18"/>
        </w:rPr>
        <w:t xml:space="preserve"> </w:t>
      </w:r>
      <w:r>
        <w:rPr>
          <w:sz w:val="18"/>
        </w:rPr>
        <w:t>the</w:t>
      </w:r>
      <w:r>
        <w:rPr>
          <w:spacing w:val="5"/>
          <w:sz w:val="18"/>
        </w:rPr>
        <w:t xml:space="preserve"> </w:t>
      </w:r>
      <w:r>
        <w:rPr>
          <w:sz w:val="18"/>
        </w:rPr>
        <w:t>order</w:t>
      </w:r>
      <w:r>
        <w:rPr>
          <w:spacing w:val="4"/>
          <w:sz w:val="18"/>
        </w:rPr>
        <w:t xml:space="preserve"> </w:t>
      </w:r>
      <w:r>
        <w:rPr>
          <w:sz w:val="18"/>
        </w:rPr>
        <w:t>with</w:t>
      </w:r>
      <w:r>
        <w:rPr>
          <w:spacing w:val="5"/>
          <w:sz w:val="18"/>
        </w:rPr>
        <w:t xml:space="preserve"> </w:t>
      </w:r>
      <w:r>
        <w:rPr>
          <w:sz w:val="18"/>
        </w:rPr>
        <w:t>valid</w:t>
      </w:r>
      <w:r>
        <w:rPr>
          <w:spacing w:val="4"/>
          <w:sz w:val="18"/>
        </w:rPr>
        <w:t xml:space="preserve"> </w:t>
      </w:r>
      <w:r>
        <w:rPr>
          <w:sz w:val="18"/>
        </w:rPr>
        <w:t>order</w:t>
      </w:r>
      <w:r>
        <w:rPr>
          <w:spacing w:val="5"/>
          <w:sz w:val="18"/>
        </w:rPr>
        <w:t xml:space="preserve"> </w:t>
      </w:r>
      <w:r>
        <w:rPr>
          <w:spacing w:val="-2"/>
          <w:sz w:val="18"/>
        </w:rPr>
        <w:t>information.</w:t>
      </w:r>
    </w:p>
    <w:p w14:paraId="378797A5">
      <w:pPr>
        <w:pStyle w:val="41"/>
        <w:numPr>
          <w:ilvl w:val="0"/>
          <w:numId w:val="32"/>
        </w:numPr>
        <w:tabs>
          <w:tab w:val="left" w:pos="694"/>
        </w:tabs>
        <w:spacing w:before="153"/>
        <w:rPr>
          <w:sz w:val="18"/>
        </w:rPr>
      </w:pPr>
      <w:r>
        <w:rPr>
          <w:rFonts w:ascii="Arial" w:hAnsi="Arial"/>
          <w:b/>
          <w:sz w:val="18"/>
        </w:rPr>
        <w:t>Then:</w:t>
      </w:r>
      <w:r>
        <w:rPr>
          <w:rFonts w:ascii="Arial" w:hAnsi="Arial"/>
          <w:b/>
          <w:spacing w:val="3"/>
          <w:sz w:val="18"/>
        </w:rPr>
        <w:t xml:space="preserve"> </w:t>
      </w:r>
      <w:r>
        <w:rPr>
          <w:sz w:val="18"/>
        </w:rPr>
        <w:t>the</w:t>
      </w:r>
      <w:r>
        <w:rPr>
          <w:spacing w:val="4"/>
          <w:sz w:val="18"/>
        </w:rPr>
        <w:t xml:space="preserve"> </w:t>
      </w:r>
      <w:r>
        <w:rPr>
          <w:sz w:val="18"/>
        </w:rPr>
        <w:t>system</w:t>
      </w:r>
      <w:r>
        <w:rPr>
          <w:spacing w:val="4"/>
          <w:sz w:val="18"/>
        </w:rPr>
        <w:t xml:space="preserve"> </w:t>
      </w:r>
      <w:r>
        <w:rPr>
          <w:sz w:val="18"/>
        </w:rPr>
        <w:t>creates</w:t>
      </w:r>
      <w:r>
        <w:rPr>
          <w:spacing w:val="4"/>
          <w:sz w:val="18"/>
        </w:rPr>
        <w:t xml:space="preserve"> </w:t>
      </w:r>
      <w:r>
        <w:rPr>
          <w:sz w:val="18"/>
        </w:rPr>
        <w:t>the</w:t>
      </w:r>
      <w:r>
        <w:rPr>
          <w:spacing w:val="4"/>
          <w:sz w:val="18"/>
        </w:rPr>
        <w:t xml:space="preserve"> </w:t>
      </w:r>
      <w:r>
        <w:rPr>
          <w:sz w:val="18"/>
        </w:rPr>
        <w:t>order</w:t>
      </w:r>
      <w:r>
        <w:rPr>
          <w:spacing w:val="4"/>
          <w:sz w:val="18"/>
        </w:rPr>
        <w:t xml:space="preserve"> </w:t>
      </w:r>
      <w:r>
        <w:rPr>
          <w:sz w:val="18"/>
        </w:rPr>
        <w:t>and</w:t>
      </w:r>
      <w:r>
        <w:rPr>
          <w:spacing w:val="3"/>
          <w:sz w:val="18"/>
        </w:rPr>
        <w:t xml:space="preserve"> </w:t>
      </w:r>
      <w:r>
        <w:rPr>
          <w:sz w:val="18"/>
        </w:rPr>
        <w:t>returns</w:t>
      </w:r>
      <w:r>
        <w:rPr>
          <w:spacing w:val="4"/>
          <w:sz w:val="18"/>
        </w:rPr>
        <w:t xml:space="preserve"> </w:t>
      </w:r>
      <w:r>
        <w:rPr>
          <w:sz w:val="18"/>
        </w:rPr>
        <w:t>the</w:t>
      </w:r>
      <w:r>
        <w:rPr>
          <w:spacing w:val="4"/>
          <w:sz w:val="18"/>
        </w:rPr>
        <w:t xml:space="preserve"> </w:t>
      </w:r>
      <w:r>
        <w:rPr>
          <w:sz w:val="18"/>
        </w:rPr>
        <w:t>order</w:t>
      </w:r>
      <w:r>
        <w:rPr>
          <w:spacing w:val="4"/>
          <w:sz w:val="18"/>
        </w:rPr>
        <w:t xml:space="preserve"> </w:t>
      </w:r>
      <w:r>
        <w:rPr>
          <w:sz w:val="18"/>
        </w:rPr>
        <w:t>ID</w:t>
      </w:r>
      <w:r>
        <w:rPr>
          <w:spacing w:val="4"/>
          <w:sz w:val="18"/>
        </w:rPr>
        <w:t xml:space="preserve"> </w:t>
      </w:r>
      <w:r>
        <w:rPr>
          <w:sz w:val="18"/>
        </w:rPr>
        <w:t>and</w:t>
      </w:r>
      <w:r>
        <w:rPr>
          <w:spacing w:val="4"/>
          <w:sz w:val="18"/>
        </w:rPr>
        <w:t xml:space="preserve"> </w:t>
      </w:r>
      <w:r>
        <w:rPr>
          <w:sz w:val="18"/>
        </w:rPr>
        <w:t>order</w:t>
      </w:r>
      <w:r>
        <w:rPr>
          <w:spacing w:val="4"/>
          <w:sz w:val="18"/>
        </w:rPr>
        <w:t xml:space="preserve"> </w:t>
      </w:r>
      <w:r>
        <w:rPr>
          <w:spacing w:val="-2"/>
          <w:sz w:val="18"/>
        </w:rPr>
        <w:t>status.</w:t>
      </w:r>
    </w:p>
    <w:p w14:paraId="67D15634">
      <w:pPr>
        <w:pStyle w:val="13"/>
        <w:spacing w:before="169"/>
        <w:ind w:left="262" w:firstLine="0"/>
        <w:rPr>
          <w:b/>
          <w:bCs/>
          <w:spacing w:val="-2"/>
          <w:w w:val="105"/>
        </w:rPr>
      </w:pPr>
      <w:r>
        <w:rPr>
          <w:b/>
          <w:bCs/>
          <w:w w:val="105"/>
        </w:rPr>
        <w:t>User</w:t>
      </w:r>
      <w:r>
        <w:rPr>
          <w:b/>
          <w:bCs/>
          <w:spacing w:val="-12"/>
          <w:w w:val="105"/>
        </w:rPr>
        <w:t xml:space="preserve"> </w:t>
      </w:r>
      <w:r>
        <w:rPr>
          <w:b/>
          <w:bCs/>
          <w:w w:val="105"/>
        </w:rPr>
        <w:t>Story</w:t>
      </w:r>
      <w:r>
        <w:rPr>
          <w:b/>
          <w:bCs/>
          <w:spacing w:val="-12"/>
          <w:w w:val="105"/>
        </w:rPr>
        <w:t xml:space="preserve"> </w:t>
      </w:r>
      <w:r>
        <w:rPr>
          <w:b/>
          <w:bCs/>
          <w:w w:val="105"/>
        </w:rPr>
        <w:t>2:</w:t>
      </w:r>
      <w:r>
        <w:rPr>
          <w:b/>
          <w:bCs/>
          <w:spacing w:val="-12"/>
          <w:w w:val="105"/>
        </w:rPr>
        <w:t xml:space="preserve"> </w:t>
      </w:r>
    </w:p>
    <w:p w14:paraId="64E4EABF">
      <w:pPr>
        <w:pStyle w:val="13"/>
        <w:spacing w:before="169"/>
        <w:ind w:left="262" w:firstLine="0"/>
      </w:pPr>
      <w:r>
        <w:t xml:space="preserve">As a customer, I want to be notified when a selected product is unavailable so that I can remove it </w:t>
      </w:r>
    </w:p>
    <w:p w14:paraId="3D0E83C5">
      <w:pPr>
        <w:pStyle w:val="13"/>
        <w:spacing w:before="169"/>
        <w:ind w:left="262" w:firstLine="0"/>
      </w:pPr>
      <w:r>
        <w:t>or choose another product.</w:t>
      </w:r>
    </w:p>
    <w:p w14:paraId="70E1E2FF">
      <w:pPr>
        <w:pStyle w:val="41"/>
        <w:numPr>
          <w:ilvl w:val="1"/>
          <w:numId w:val="33"/>
        </w:numPr>
        <w:tabs>
          <w:tab w:val="left" w:pos="694"/>
        </w:tabs>
        <w:spacing w:before="168"/>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24CE46F3">
      <w:pPr>
        <w:pStyle w:val="41"/>
        <w:numPr>
          <w:ilvl w:val="1"/>
          <w:numId w:val="33"/>
        </w:numPr>
        <w:tabs>
          <w:tab w:val="left" w:pos="694"/>
        </w:tabs>
        <w:spacing w:before="153"/>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know</w:t>
      </w:r>
      <w:r>
        <w:rPr>
          <w:spacing w:val="4"/>
          <w:sz w:val="18"/>
        </w:rPr>
        <w:t xml:space="preserve"> </w:t>
      </w:r>
      <w:r>
        <w:rPr>
          <w:sz w:val="18"/>
        </w:rPr>
        <w:t>when</w:t>
      </w:r>
      <w:r>
        <w:rPr>
          <w:spacing w:val="3"/>
          <w:sz w:val="18"/>
        </w:rPr>
        <w:t xml:space="preserve"> </w:t>
      </w:r>
      <w:r>
        <w:rPr>
          <w:sz w:val="18"/>
        </w:rPr>
        <w:t>a</w:t>
      </w:r>
      <w:r>
        <w:rPr>
          <w:spacing w:val="4"/>
          <w:sz w:val="18"/>
        </w:rPr>
        <w:t xml:space="preserve"> </w:t>
      </w:r>
      <w:r>
        <w:rPr>
          <w:sz w:val="18"/>
        </w:rPr>
        <w:t>selected</w:t>
      </w:r>
      <w:r>
        <w:rPr>
          <w:spacing w:val="3"/>
          <w:sz w:val="18"/>
        </w:rPr>
        <w:t xml:space="preserve"> </w:t>
      </w:r>
      <w:r>
        <w:rPr>
          <w:sz w:val="18"/>
        </w:rPr>
        <w:t>product</w:t>
      </w:r>
      <w:r>
        <w:rPr>
          <w:spacing w:val="3"/>
          <w:sz w:val="18"/>
        </w:rPr>
        <w:t xml:space="preserve"> </w:t>
      </w:r>
      <w:r>
        <w:rPr>
          <w:sz w:val="18"/>
        </w:rPr>
        <w:t>is</w:t>
      </w:r>
      <w:r>
        <w:rPr>
          <w:spacing w:val="4"/>
          <w:sz w:val="18"/>
        </w:rPr>
        <w:t xml:space="preserve"> </w:t>
      </w:r>
      <w:r>
        <w:rPr>
          <w:spacing w:val="-2"/>
          <w:sz w:val="18"/>
        </w:rPr>
        <w:t>unavailable.</w:t>
      </w:r>
    </w:p>
    <w:p w14:paraId="1884AAED">
      <w:pPr>
        <w:pStyle w:val="41"/>
        <w:numPr>
          <w:ilvl w:val="1"/>
          <w:numId w:val="33"/>
        </w:numPr>
        <w:tabs>
          <w:tab w:val="left" w:pos="694"/>
        </w:tabs>
        <w:spacing w:before="153"/>
        <w:rPr>
          <w:sz w:val="18"/>
        </w:rPr>
      </w:pPr>
      <w:r>
        <w:rPr>
          <w:rFonts w:ascii="Arial" w:hAnsi="Arial"/>
          <w:b/>
          <w:sz w:val="18"/>
        </w:rPr>
        <w:t>Why:</w:t>
      </w:r>
      <w:r>
        <w:rPr>
          <w:rFonts w:ascii="Arial" w:hAnsi="Arial"/>
          <w:b/>
          <w:spacing w:val="4"/>
          <w:sz w:val="18"/>
        </w:rPr>
        <w:t xml:space="preserve"> </w:t>
      </w:r>
      <w:r>
        <w:rPr>
          <w:sz w:val="18"/>
        </w:rPr>
        <w:t>I</w:t>
      </w:r>
      <w:r>
        <w:rPr>
          <w:spacing w:val="4"/>
          <w:sz w:val="18"/>
        </w:rPr>
        <w:t xml:space="preserve"> </w:t>
      </w:r>
      <w:r>
        <w:rPr>
          <w:sz w:val="18"/>
        </w:rPr>
        <w:t>can</w:t>
      </w:r>
      <w:r>
        <w:rPr>
          <w:spacing w:val="4"/>
          <w:sz w:val="18"/>
        </w:rPr>
        <w:t xml:space="preserve"> </w:t>
      </w:r>
      <w:r>
        <w:rPr>
          <w:sz w:val="18"/>
        </w:rPr>
        <w:t>change</w:t>
      </w:r>
      <w:r>
        <w:rPr>
          <w:spacing w:val="4"/>
          <w:sz w:val="18"/>
        </w:rPr>
        <w:t xml:space="preserve"> </w:t>
      </w:r>
      <w:r>
        <w:rPr>
          <w:sz w:val="18"/>
        </w:rPr>
        <w:t>my</w:t>
      </w:r>
      <w:r>
        <w:rPr>
          <w:spacing w:val="5"/>
          <w:sz w:val="18"/>
        </w:rPr>
        <w:t xml:space="preserve"> </w:t>
      </w:r>
      <w:r>
        <w:rPr>
          <w:sz w:val="18"/>
        </w:rPr>
        <w:t>order</w:t>
      </w:r>
      <w:r>
        <w:rPr>
          <w:spacing w:val="4"/>
          <w:sz w:val="18"/>
        </w:rPr>
        <w:t xml:space="preserve"> </w:t>
      </w:r>
      <w:r>
        <w:rPr>
          <w:sz w:val="18"/>
        </w:rPr>
        <w:t>before</w:t>
      </w:r>
      <w:r>
        <w:rPr>
          <w:spacing w:val="4"/>
          <w:sz w:val="18"/>
        </w:rPr>
        <w:t xml:space="preserve"> </w:t>
      </w:r>
      <w:r>
        <w:rPr>
          <w:sz w:val="18"/>
        </w:rPr>
        <w:t>submitting</w:t>
      </w:r>
      <w:r>
        <w:rPr>
          <w:spacing w:val="4"/>
          <w:sz w:val="18"/>
        </w:rPr>
        <w:t xml:space="preserve"> </w:t>
      </w:r>
      <w:r>
        <w:rPr>
          <w:spacing w:val="-5"/>
          <w:sz w:val="18"/>
        </w:rPr>
        <w:t>it.</w:t>
      </w:r>
    </w:p>
    <w:p w14:paraId="349E06FD">
      <w:pPr>
        <w:pStyle w:val="13"/>
        <w:spacing w:before="169"/>
        <w:ind w:left="262" w:firstLine="0"/>
        <w:rPr>
          <w:b/>
          <w:bCs/>
        </w:rPr>
      </w:pPr>
      <w:r>
        <w:rPr>
          <w:b/>
          <w:bCs/>
        </w:rPr>
        <w:t>Acceptance</w:t>
      </w:r>
      <w:r>
        <w:rPr>
          <w:b/>
          <w:bCs/>
          <w:spacing w:val="29"/>
        </w:rPr>
        <w:t xml:space="preserve"> </w:t>
      </w:r>
      <w:r>
        <w:rPr>
          <w:b/>
          <w:bCs/>
          <w:spacing w:val="-2"/>
        </w:rPr>
        <w:t>Criteria:</w:t>
      </w:r>
    </w:p>
    <w:p w14:paraId="2D7ED6ED">
      <w:pPr>
        <w:pStyle w:val="41"/>
        <w:numPr>
          <w:ilvl w:val="0"/>
          <w:numId w:val="34"/>
        </w:numPr>
        <w:tabs>
          <w:tab w:val="left" w:pos="694"/>
        </w:tabs>
        <w:spacing w:before="168"/>
        <w:rPr>
          <w:sz w:val="18"/>
        </w:rPr>
      </w:pPr>
      <w:r>
        <w:rPr>
          <w:sz w:val="18"/>
        </w:rPr>
        <w:t>Scenario:</w:t>
      </w:r>
      <w:r>
        <w:rPr>
          <w:spacing w:val="8"/>
          <w:sz w:val="18"/>
        </w:rPr>
        <w:t xml:space="preserve"> </w:t>
      </w:r>
      <w:r>
        <w:rPr>
          <w:sz w:val="18"/>
        </w:rPr>
        <w:t>Unavailable</w:t>
      </w:r>
      <w:r>
        <w:rPr>
          <w:spacing w:val="9"/>
          <w:sz w:val="18"/>
        </w:rPr>
        <w:t xml:space="preserve"> </w:t>
      </w:r>
      <w:r>
        <w:rPr>
          <w:spacing w:val="-2"/>
          <w:sz w:val="18"/>
        </w:rPr>
        <w:t>product</w:t>
      </w:r>
    </w:p>
    <w:p w14:paraId="760812B8">
      <w:pPr>
        <w:pStyle w:val="41"/>
        <w:numPr>
          <w:ilvl w:val="0"/>
          <w:numId w:val="34"/>
        </w:numPr>
        <w:tabs>
          <w:tab w:val="left" w:pos="694"/>
        </w:tabs>
        <w:spacing w:before="153"/>
        <w:rPr>
          <w:sz w:val="18"/>
        </w:rPr>
      </w:pPr>
      <w:r>
        <w:rPr>
          <w:rFonts w:ascii="Arial" w:hAnsi="Arial"/>
          <w:b/>
          <w:sz w:val="18"/>
        </w:rPr>
        <w:t>Given:</w:t>
      </w:r>
      <w:r>
        <w:rPr>
          <w:rFonts w:ascii="Arial" w:hAnsi="Arial"/>
          <w:b/>
          <w:spacing w:val="4"/>
          <w:sz w:val="18"/>
        </w:rPr>
        <w:t xml:space="preserve"> </w:t>
      </w:r>
      <w:r>
        <w:rPr>
          <w:sz w:val="18"/>
        </w:rPr>
        <w:t>a</w:t>
      </w:r>
      <w:r>
        <w:rPr>
          <w:spacing w:val="4"/>
          <w:sz w:val="18"/>
        </w:rPr>
        <w:t xml:space="preserve"> </w:t>
      </w:r>
      <w:r>
        <w:rPr>
          <w:sz w:val="18"/>
        </w:rPr>
        <w:t>selected</w:t>
      </w:r>
      <w:r>
        <w:rPr>
          <w:spacing w:val="4"/>
          <w:sz w:val="18"/>
        </w:rPr>
        <w:t xml:space="preserve"> </w:t>
      </w:r>
      <w:r>
        <w:rPr>
          <w:sz w:val="18"/>
        </w:rPr>
        <w:t>product</w:t>
      </w:r>
      <w:r>
        <w:rPr>
          <w:spacing w:val="4"/>
          <w:sz w:val="18"/>
        </w:rPr>
        <w:t xml:space="preserve"> </w:t>
      </w:r>
      <w:r>
        <w:rPr>
          <w:sz w:val="18"/>
        </w:rPr>
        <w:t>is</w:t>
      </w:r>
      <w:r>
        <w:rPr>
          <w:spacing w:val="4"/>
          <w:sz w:val="18"/>
        </w:rPr>
        <w:t xml:space="preserve"> </w:t>
      </w:r>
      <w:r>
        <w:rPr>
          <w:spacing w:val="-2"/>
          <w:sz w:val="18"/>
        </w:rPr>
        <w:t>unavailable.</w:t>
      </w:r>
    </w:p>
    <w:p w14:paraId="2EC307C5">
      <w:pPr>
        <w:pStyle w:val="41"/>
        <w:numPr>
          <w:ilvl w:val="0"/>
          <w:numId w:val="34"/>
        </w:numPr>
        <w:tabs>
          <w:tab w:val="left" w:pos="694"/>
        </w:tabs>
        <w:spacing w:before="153"/>
        <w:rPr>
          <w:sz w:val="18"/>
        </w:rPr>
      </w:pPr>
      <w:r>
        <w:rPr>
          <w:rFonts w:ascii="Arial" w:hAnsi="Arial"/>
          <w:b/>
          <w:sz w:val="18"/>
        </w:rPr>
        <w:t>When:</w:t>
      </w:r>
      <w:r>
        <w:rPr>
          <w:rFonts w:ascii="Arial" w:hAnsi="Arial"/>
          <w:b/>
          <w:spacing w:val="4"/>
          <w:sz w:val="18"/>
        </w:rPr>
        <w:t xml:space="preserve"> </w:t>
      </w:r>
      <w:r>
        <w:rPr>
          <w:sz w:val="18"/>
        </w:rPr>
        <w:t>the</w:t>
      </w:r>
      <w:r>
        <w:rPr>
          <w:spacing w:val="5"/>
          <w:sz w:val="18"/>
        </w:rPr>
        <w:t xml:space="preserve"> </w:t>
      </w:r>
      <w:r>
        <w:rPr>
          <w:sz w:val="18"/>
        </w:rPr>
        <w:t>customer</w:t>
      </w:r>
      <w:r>
        <w:rPr>
          <w:spacing w:val="5"/>
          <w:sz w:val="18"/>
        </w:rPr>
        <w:t xml:space="preserve"> </w:t>
      </w:r>
      <w:r>
        <w:rPr>
          <w:sz w:val="18"/>
        </w:rPr>
        <w:t>submits</w:t>
      </w:r>
      <w:r>
        <w:rPr>
          <w:spacing w:val="5"/>
          <w:sz w:val="18"/>
        </w:rPr>
        <w:t xml:space="preserve"> </w:t>
      </w:r>
      <w:r>
        <w:rPr>
          <w:sz w:val="18"/>
        </w:rPr>
        <w:t>the</w:t>
      </w:r>
      <w:r>
        <w:rPr>
          <w:spacing w:val="5"/>
          <w:sz w:val="18"/>
        </w:rPr>
        <w:t xml:space="preserve"> </w:t>
      </w:r>
      <w:r>
        <w:rPr>
          <w:spacing w:val="-2"/>
          <w:sz w:val="18"/>
        </w:rPr>
        <w:t>order.</w:t>
      </w:r>
    </w:p>
    <w:p w14:paraId="01379310">
      <w:pPr>
        <w:pStyle w:val="41"/>
        <w:numPr>
          <w:ilvl w:val="0"/>
          <w:numId w:val="34"/>
        </w:numPr>
        <w:tabs>
          <w:tab w:val="left" w:pos="694"/>
        </w:tabs>
        <w:spacing w:before="154"/>
        <w:rPr>
          <w:spacing w:val="-2"/>
          <w:sz w:val="18"/>
        </w:rPr>
      </w:pPr>
      <w:r>
        <w:rPr>
          <w:rFonts w:ascii="Arial" w:hAnsi="Arial"/>
          <w:b/>
          <w:sz w:val="18"/>
        </w:rPr>
        <w:t>Then:</w:t>
      </w:r>
      <w:r>
        <w:rPr>
          <w:rFonts w:ascii="Arial" w:hAnsi="Arial"/>
          <w:b/>
          <w:spacing w:val="6"/>
          <w:sz w:val="18"/>
        </w:rPr>
        <w:t xml:space="preserve"> </w:t>
      </w:r>
      <w:r>
        <w:rPr>
          <w:sz w:val="18"/>
        </w:rPr>
        <w:t>the</w:t>
      </w:r>
      <w:r>
        <w:rPr>
          <w:spacing w:val="6"/>
          <w:sz w:val="18"/>
        </w:rPr>
        <w:t xml:space="preserve"> </w:t>
      </w:r>
      <w:r>
        <w:rPr>
          <w:sz w:val="18"/>
        </w:rPr>
        <w:t>system</w:t>
      </w:r>
      <w:r>
        <w:rPr>
          <w:spacing w:val="6"/>
          <w:sz w:val="18"/>
        </w:rPr>
        <w:t xml:space="preserve"> </w:t>
      </w:r>
      <w:r>
        <w:rPr>
          <w:sz w:val="18"/>
        </w:rPr>
        <w:t>displays</w:t>
      </w:r>
      <w:r>
        <w:rPr>
          <w:spacing w:val="6"/>
          <w:sz w:val="18"/>
        </w:rPr>
        <w:t xml:space="preserve"> </w:t>
      </w:r>
      <w:r>
        <w:rPr>
          <w:sz w:val="18"/>
        </w:rPr>
        <w:t>an</w:t>
      </w:r>
      <w:r>
        <w:rPr>
          <w:spacing w:val="7"/>
          <w:sz w:val="18"/>
        </w:rPr>
        <w:t xml:space="preserve"> </w:t>
      </w:r>
      <w:r>
        <w:rPr>
          <w:sz w:val="18"/>
        </w:rPr>
        <w:t>unavailable-product</w:t>
      </w:r>
      <w:r>
        <w:rPr>
          <w:spacing w:val="6"/>
          <w:sz w:val="18"/>
        </w:rPr>
        <w:t xml:space="preserve"> </w:t>
      </w:r>
      <w:r>
        <w:rPr>
          <w:spacing w:val="-2"/>
          <w:sz w:val="18"/>
        </w:rPr>
        <w:t>message.</w:t>
      </w:r>
      <w:r>
        <w:rPr>
          <w:rFonts w:ascii="Arial" w:hAnsi="Arial"/>
          <w:b/>
          <w:sz w:val="18"/>
        </w:rPr>
        <w:t>And:</w:t>
      </w:r>
      <w:r>
        <w:rPr>
          <w:rFonts w:ascii="Arial" w:hAnsi="Arial"/>
          <w:b/>
          <w:spacing w:val="4"/>
          <w:sz w:val="18"/>
        </w:rPr>
        <w:t xml:space="preserve"> </w:t>
      </w:r>
      <w:r>
        <w:rPr>
          <w:sz w:val="18"/>
        </w:rPr>
        <w:t>the</w:t>
      </w:r>
      <w:r>
        <w:rPr>
          <w:spacing w:val="4"/>
          <w:sz w:val="18"/>
        </w:rPr>
        <w:t xml:space="preserve"> </w:t>
      </w:r>
      <w:r>
        <w:rPr>
          <w:sz w:val="18"/>
        </w:rPr>
        <w:t>customer</w:t>
      </w:r>
      <w:r>
        <w:rPr>
          <w:spacing w:val="5"/>
          <w:sz w:val="18"/>
        </w:rPr>
        <w:t xml:space="preserve"> </w:t>
      </w:r>
      <w:r>
        <w:rPr>
          <w:sz w:val="18"/>
        </w:rPr>
        <w:t>can</w:t>
      </w:r>
      <w:r>
        <w:rPr>
          <w:spacing w:val="4"/>
          <w:sz w:val="18"/>
        </w:rPr>
        <w:t xml:space="preserve"> </w:t>
      </w:r>
      <w:r>
        <w:rPr>
          <w:sz w:val="18"/>
        </w:rPr>
        <w:t>remove</w:t>
      </w:r>
      <w:r>
        <w:rPr>
          <w:spacing w:val="4"/>
          <w:sz w:val="18"/>
        </w:rPr>
        <w:t xml:space="preserve"> </w:t>
      </w:r>
      <w:r>
        <w:rPr>
          <w:sz w:val="18"/>
        </w:rPr>
        <w:t>the</w:t>
      </w:r>
      <w:r>
        <w:rPr>
          <w:spacing w:val="5"/>
          <w:sz w:val="18"/>
        </w:rPr>
        <w:t xml:space="preserve"> </w:t>
      </w:r>
      <w:r>
        <w:rPr>
          <w:sz w:val="18"/>
        </w:rPr>
        <w:t>product</w:t>
      </w:r>
      <w:r>
        <w:rPr>
          <w:spacing w:val="4"/>
          <w:sz w:val="18"/>
        </w:rPr>
        <w:t xml:space="preserve"> </w:t>
      </w:r>
      <w:r>
        <w:rPr>
          <w:sz w:val="18"/>
        </w:rPr>
        <w:t>or</w:t>
      </w:r>
      <w:r>
        <w:rPr>
          <w:spacing w:val="5"/>
          <w:sz w:val="18"/>
        </w:rPr>
        <w:t xml:space="preserve"> </w:t>
      </w:r>
      <w:r>
        <w:rPr>
          <w:sz w:val="18"/>
        </w:rPr>
        <w:t>select</w:t>
      </w:r>
      <w:r>
        <w:rPr>
          <w:spacing w:val="4"/>
          <w:sz w:val="18"/>
        </w:rPr>
        <w:t xml:space="preserve"> </w:t>
      </w:r>
      <w:r>
        <w:rPr>
          <w:sz w:val="18"/>
        </w:rPr>
        <w:t>another</w:t>
      </w:r>
      <w:r>
        <w:rPr>
          <w:spacing w:val="4"/>
          <w:sz w:val="18"/>
        </w:rPr>
        <w:t xml:space="preserve"> </w:t>
      </w:r>
      <w:r>
        <w:rPr>
          <w:spacing w:val="-2"/>
          <w:sz w:val="18"/>
        </w:rPr>
        <w:t>product.</w:t>
      </w:r>
    </w:p>
    <w:p w14:paraId="72386ACE">
      <w:pPr>
        <w:tabs>
          <w:tab w:val="left" w:pos="694"/>
        </w:tabs>
        <w:spacing w:before="154"/>
        <w:rPr>
          <w:spacing w:val="-2"/>
          <w:sz w:val="18"/>
        </w:rPr>
      </w:pPr>
      <w:r>
        <w:rPr>
          <w:spacing w:val="-2"/>
          <w:sz w:val="18"/>
          <w14:ligatures w14:val="none"/>
        </w:rPr>
        <w:drawing>
          <wp:inline distT="0" distB="0" distL="0" distR="0">
            <wp:extent cx="6663690" cy="4442460"/>
            <wp:effectExtent l="0" t="0" r="3810" b="0"/>
            <wp:docPr id="8765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574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663690" cy="4442460"/>
                    </a:xfrm>
                    <a:prstGeom prst="rect">
                      <a:avLst/>
                    </a:prstGeom>
                  </pic:spPr>
                </pic:pic>
              </a:graphicData>
            </a:graphic>
          </wp:inline>
        </w:drawing>
      </w:r>
    </w:p>
    <w:p w14:paraId="3D818C41">
      <w:pPr>
        <w:tabs>
          <w:tab w:val="left" w:pos="694"/>
        </w:tabs>
        <w:spacing w:before="154"/>
        <w:rPr>
          <w:b/>
          <w:bCs/>
          <w:spacing w:val="-2"/>
          <w:sz w:val="22"/>
        </w:rPr>
      </w:pPr>
      <w:r>
        <w:rPr>
          <w:b/>
          <w:bCs/>
          <w:spacing w:val="-2"/>
          <w:sz w:val="22"/>
        </w:rPr>
        <w:t>2 Use Case Text: Book Order</w:t>
      </w:r>
    </w:p>
    <w:p w14:paraId="2DEE7C25">
      <w:pPr>
        <w:tabs>
          <w:tab w:val="left" w:pos="694"/>
        </w:tabs>
        <w:spacing w:before="154"/>
        <w:rPr>
          <w:b/>
          <w:bCs/>
          <w:spacing w:val="-2"/>
          <w:sz w:val="18"/>
        </w:rPr>
      </w:pPr>
      <w:r>
        <w:rPr>
          <w:b/>
          <w:bCs/>
          <w:spacing w:val="-2"/>
          <w:sz w:val="18"/>
        </w:rPr>
        <w:t>Inputs:</w:t>
      </w:r>
    </w:p>
    <w:p w14:paraId="311D6BD0">
      <w:pPr>
        <w:numPr>
          <w:ilvl w:val="0"/>
          <w:numId w:val="35"/>
        </w:numPr>
        <w:tabs>
          <w:tab w:val="left" w:pos="694"/>
        </w:tabs>
        <w:spacing w:before="154"/>
        <w:rPr>
          <w:spacing w:val="-2"/>
          <w:sz w:val="18"/>
        </w:rPr>
      </w:pPr>
      <w:r>
        <w:rPr>
          <w:spacing w:val="-2"/>
          <w:sz w:val="18"/>
        </w:rPr>
        <w:t>Product Details</w:t>
      </w:r>
    </w:p>
    <w:p w14:paraId="50BDD245">
      <w:pPr>
        <w:numPr>
          <w:ilvl w:val="0"/>
          <w:numId w:val="35"/>
        </w:numPr>
        <w:tabs>
          <w:tab w:val="left" w:pos="694"/>
        </w:tabs>
        <w:spacing w:before="154"/>
        <w:rPr>
          <w:spacing w:val="-2"/>
          <w:sz w:val="18"/>
        </w:rPr>
      </w:pPr>
      <w:r>
        <w:rPr>
          <w:spacing w:val="-2"/>
          <w:sz w:val="18"/>
        </w:rPr>
        <w:t>Order Information</w:t>
      </w:r>
    </w:p>
    <w:p w14:paraId="1D387464">
      <w:pPr>
        <w:numPr>
          <w:ilvl w:val="0"/>
          <w:numId w:val="35"/>
        </w:numPr>
        <w:tabs>
          <w:tab w:val="left" w:pos="694"/>
        </w:tabs>
        <w:spacing w:before="154"/>
        <w:rPr>
          <w:spacing w:val="-2"/>
          <w:sz w:val="18"/>
        </w:rPr>
      </w:pPr>
      <w:r>
        <w:rPr>
          <w:spacing w:val="-2"/>
          <w:sz w:val="18"/>
        </w:rPr>
        <w:t>Booking Date</w:t>
      </w:r>
    </w:p>
    <w:p w14:paraId="19D5D335">
      <w:pPr>
        <w:numPr>
          <w:ilvl w:val="0"/>
          <w:numId w:val="35"/>
        </w:numPr>
        <w:tabs>
          <w:tab w:val="left" w:pos="694"/>
        </w:tabs>
        <w:spacing w:before="154"/>
        <w:rPr>
          <w:spacing w:val="-2"/>
          <w:sz w:val="18"/>
        </w:rPr>
      </w:pPr>
      <w:r>
        <w:rPr>
          <w:spacing w:val="-2"/>
          <w:sz w:val="18"/>
        </w:rPr>
        <w:t>Delivery Time</w:t>
      </w:r>
    </w:p>
    <w:p w14:paraId="3B14588B">
      <w:pPr>
        <w:tabs>
          <w:tab w:val="left" w:pos="694"/>
        </w:tabs>
        <w:spacing w:before="154"/>
        <w:rPr>
          <w:b/>
          <w:bCs/>
          <w:spacing w:val="-2"/>
          <w:sz w:val="18"/>
        </w:rPr>
      </w:pPr>
      <w:r>
        <w:rPr>
          <w:b/>
          <w:bCs/>
          <w:spacing w:val="-2"/>
          <w:sz w:val="18"/>
        </w:rPr>
        <w:t>Outputs:</w:t>
      </w:r>
    </w:p>
    <w:p w14:paraId="1695A07E">
      <w:pPr>
        <w:numPr>
          <w:ilvl w:val="0"/>
          <w:numId w:val="36"/>
        </w:numPr>
        <w:tabs>
          <w:tab w:val="left" w:pos="694"/>
        </w:tabs>
        <w:spacing w:before="154"/>
        <w:rPr>
          <w:spacing w:val="-2"/>
          <w:sz w:val="18"/>
        </w:rPr>
      </w:pPr>
      <w:r>
        <w:rPr>
          <w:spacing w:val="-2"/>
          <w:sz w:val="18"/>
        </w:rPr>
        <w:t>Booking/Order Confirmation</w:t>
      </w:r>
    </w:p>
    <w:p w14:paraId="053ACD01">
      <w:pPr>
        <w:numPr>
          <w:ilvl w:val="0"/>
          <w:numId w:val="36"/>
        </w:numPr>
        <w:tabs>
          <w:tab w:val="left" w:pos="694"/>
        </w:tabs>
        <w:spacing w:before="154"/>
        <w:rPr>
          <w:spacing w:val="-2"/>
          <w:sz w:val="18"/>
        </w:rPr>
      </w:pPr>
      <w:r>
        <w:rPr>
          <w:spacing w:val="-2"/>
          <w:sz w:val="18"/>
        </w:rPr>
        <w:t>Booking Details</w:t>
      </w:r>
    </w:p>
    <w:p w14:paraId="3BD760ED">
      <w:pPr>
        <w:tabs>
          <w:tab w:val="left" w:pos="694"/>
        </w:tabs>
        <w:spacing w:before="154"/>
        <w:rPr>
          <w:b/>
          <w:bCs/>
          <w:spacing w:val="-2"/>
          <w:sz w:val="18"/>
        </w:rPr>
      </w:pPr>
      <w:r>
        <w:rPr>
          <w:b/>
          <w:bCs/>
          <w:spacing w:val="-2"/>
          <w:sz w:val="18"/>
        </w:rPr>
        <w:t>1. Primary Actor:</w:t>
      </w:r>
    </w:p>
    <w:p w14:paraId="50AE3B77">
      <w:pPr>
        <w:tabs>
          <w:tab w:val="left" w:pos="694"/>
        </w:tabs>
        <w:spacing w:before="154"/>
        <w:rPr>
          <w:spacing w:val="-2"/>
          <w:sz w:val="18"/>
        </w:rPr>
      </w:pPr>
      <w:r>
        <w:rPr>
          <w:spacing w:val="-2"/>
          <w:sz w:val="18"/>
        </w:rPr>
        <w:t>Customer</w:t>
      </w:r>
    </w:p>
    <w:p w14:paraId="472C1621">
      <w:pPr>
        <w:tabs>
          <w:tab w:val="left" w:pos="694"/>
        </w:tabs>
        <w:spacing w:before="154"/>
        <w:rPr>
          <w:b/>
          <w:bCs/>
          <w:spacing w:val="-2"/>
          <w:sz w:val="18"/>
        </w:rPr>
      </w:pPr>
      <w:r>
        <w:rPr>
          <w:b/>
          <w:bCs/>
          <w:spacing w:val="-2"/>
          <w:sz w:val="18"/>
        </w:rPr>
        <w:t>2. Preconditions</w:t>
      </w:r>
    </w:p>
    <w:p w14:paraId="0159B7EC">
      <w:pPr>
        <w:numPr>
          <w:ilvl w:val="0"/>
          <w:numId w:val="37"/>
        </w:numPr>
        <w:tabs>
          <w:tab w:val="left" w:pos="694"/>
        </w:tabs>
        <w:spacing w:before="154"/>
        <w:rPr>
          <w:spacing w:val="-2"/>
          <w:sz w:val="18"/>
        </w:rPr>
      </w:pPr>
      <w:r>
        <w:rPr>
          <w:spacing w:val="-2"/>
          <w:sz w:val="18"/>
        </w:rPr>
        <w:t>The customer can access the bakery system.</w:t>
      </w:r>
    </w:p>
    <w:p w14:paraId="69F19A98">
      <w:pPr>
        <w:numPr>
          <w:ilvl w:val="0"/>
          <w:numId w:val="37"/>
        </w:numPr>
        <w:tabs>
          <w:tab w:val="left" w:pos="694"/>
        </w:tabs>
        <w:spacing w:before="154"/>
        <w:rPr>
          <w:spacing w:val="-2"/>
          <w:sz w:val="18"/>
        </w:rPr>
      </w:pPr>
      <w:r>
        <w:rPr>
          <w:spacing w:val="-2"/>
          <w:sz w:val="18"/>
        </w:rPr>
        <w:t>Required products are available.</w:t>
      </w:r>
    </w:p>
    <w:p w14:paraId="74C4AC75">
      <w:pPr>
        <w:numPr>
          <w:ilvl w:val="0"/>
          <w:numId w:val="37"/>
        </w:numPr>
        <w:tabs>
          <w:tab w:val="left" w:pos="694"/>
        </w:tabs>
        <w:spacing w:before="154"/>
        <w:rPr>
          <w:spacing w:val="-2"/>
          <w:sz w:val="18"/>
        </w:rPr>
      </w:pPr>
      <w:r>
        <w:rPr>
          <w:spacing w:val="-2"/>
          <w:sz w:val="18"/>
        </w:rPr>
        <w:t>The customer has provided the required order information.</w:t>
      </w:r>
    </w:p>
    <w:p w14:paraId="3818F7BF">
      <w:pPr>
        <w:tabs>
          <w:tab w:val="left" w:pos="694"/>
        </w:tabs>
        <w:spacing w:before="154"/>
        <w:rPr>
          <w:b/>
          <w:bCs/>
          <w:spacing w:val="-2"/>
          <w:sz w:val="18"/>
        </w:rPr>
      </w:pPr>
      <w:r>
        <w:rPr>
          <w:b/>
          <w:bCs/>
          <w:spacing w:val="-2"/>
          <w:sz w:val="18"/>
        </w:rPr>
        <w:t>3. Success Scenario</w:t>
      </w:r>
    </w:p>
    <w:p w14:paraId="30E51BF3">
      <w:pPr>
        <w:numPr>
          <w:ilvl w:val="0"/>
          <w:numId w:val="38"/>
        </w:numPr>
        <w:tabs>
          <w:tab w:val="left" w:pos="694"/>
        </w:tabs>
        <w:spacing w:before="154"/>
        <w:rPr>
          <w:spacing w:val="-2"/>
          <w:sz w:val="18"/>
        </w:rPr>
      </w:pPr>
      <w:r>
        <w:rPr>
          <w:spacing w:val="-2"/>
          <w:sz w:val="18"/>
        </w:rPr>
        <w:t>Customer selects the required bakery products.</w:t>
      </w:r>
    </w:p>
    <w:p w14:paraId="606E10A4">
      <w:pPr>
        <w:numPr>
          <w:ilvl w:val="0"/>
          <w:numId w:val="38"/>
        </w:numPr>
        <w:tabs>
          <w:tab w:val="left" w:pos="694"/>
        </w:tabs>
        <w:spacing w:before="154"/>
        <w:rPr>
          <w:spacing w:val="-2"/>
          <w:sz w:val="18"/>
        </w:rPr>
      </w:pPr>
      <w:r>
        <w:rPr>
          <w:spacing w:val="-2"/>
          <w:sz w:val="18"/>
        </w:rPr>
        <w:t>Customer provides the required order details.</w:t>
      </w:r>
    </w:p>
    <w:p w14:paraId="79815BD6">
      <w:pPr>
        <w:numPr>
          <w:ilvl w:val="0"/>
          <w:numId w:val="38"/>
        </w:numPr>
        <w:tabs>
          <w:tab w:val="left" w:pos="694"/>
        </w:tabs>
        <w:spacing w:before="154"/>
        <w:rPr>
          <w:spacing w:val="-2"/>
          <w:sz w:val="18"/>
        </w:rPr>
      </w:pPr>
      <w:r>
        <w:rPr>
          <w:spacing w:val="-2"/>
          <w:sz w:val="18"/>
        </w:rPr>
        <w:t>Customer selects the required date or delivery time.</w:t>
      </w:r>
    </w:p>
    <w:p w14:paraId="72AD0F09">
      <w:pPr>
        <w:numPr>
          <w:ilvl w:val="0"/>
          <w:numId w:val="38"/>
        </w:numPr>
        <w:tabs>
          <w:tab w:val="left" w:pos="694"/>
        </w:tabs>
        <w:spacing w:before="154"/>
        <w:rPr>
          <w:spacing w:val="-2"/>
          <w:sz w:val="18"/>
        </w:rPr>
      </w:pPr>
      <w:r>
        <w:rPr>
          <w:spacing w:val="-2"/>
          <w:sz w:val="18"/>
        </w:rPr>
        <w:t>The system checks product availability.</w:t>
      </w:r>
    </w:p>
    <w:p w14:paraId="7426B47E">
      <w:pPr>
        <w:numPr>
          <w:ilvl w:val="0"/>
          <w:numId w:val="38"/>
        </w:numPr>
        <w:tabs>
          <w:tab w:val="left" w:pos="694"/>
        </w:tabs>
        <w:spacing w:before="154"/>
        <w:rPr>
          <w:spacing w:val="-2"/>
          <w:sz w:val="18"/>
        </w:rPr>
      </w:pPr>
      <w:r>
        <w:rPr>
          <w:spacing w:val="-2"/>
          <w:sz w:val="18"/>
        </w:rPr>
        <w:t>The system confirms that the requested order can be prepared.</w:t>
      </w:r>
    </w:p>
    <w:p w14:paraId="0BE73917">
      <w:pPr>
        <w:numPr>
          <w:ilvl w:val="0"/>
          <w:numId w:val="38"/>
        </w:numPr>
        <w:tabs>
          <w:tab w:val="left" w:pos="694"/>
        </w:tabs>
        <w:spacing w:before="154"/>
        <w:rPr>
          <w:spacing w:val="-2"/>
          <w:sz w:val="18"/>
        </w:rPr>
      </w:pPr>
      <w:r>
        <w:rPr>
          <w:spacing w:val="-2"/>
          <w:sz w:val="18"/>
        </w:rPr>
        <w:t>The system creates the booking.</w:t>
      </w:r>
    </w:p>
    <w:p w14:paraId="4085EFD0">
      <w:pPr>
        <w:numPr>
          <w:ilvl w:val="0"/>
          <w:numId w:val="38"/>
        </w:numPr>
        <w:tabs>
          <w:tab w:val="left" w:pos="694"/>
        </w:tabs>
        <w:spacing w:before="154"/>
        <w:rPr>
          <w:spacing w:val="-2"/>
          <w:sz w:val="18"/>
        </w:rPr>
      </w:pPr>
      <w:r>
        <w:rPr>
          <w:spacing w:val="-2"/>
          <w:sz w:val="18"/>
        </w:rPr>
        <w:t>The system displays the booking confirmation.</w:t>
      </w:r>
    </w:p>
    <w:p w14:paraId="6D4DCAD6">
      <w:pPr>
        <w:tabs>
          <w:tab w:val="left" w:pos="694"/>
        </w:tabs>
        <w:spacing w:before="154"/>
        <w:rPr>
          <w:b/>
          <w:bCs/>
          <w:spacing w:val="-2"/>
          <w:sz w:val="18"/>
        </w:rPr>
      </w:pPr>
      <w:r>
        <w:rPr>
          <w:b/>
          <w:bCs/>
          <w:spacing w:val="-2"/>
          <w:sz w:val="18"/>
        </w:rPr>
        <w:t>4. Alternative Scenario</w:t>
      </w:r>
    </w:p>
    <w:p w14:paraId="5C6B707F">
      <w:pPr>
        <w:numPr>
          <w:ilvl w:val="0"/>
          <w:numId w:val="39"/>
        </w:numPr>
        <w:tabs>
          <w:tab w:val="left" w:pos="694"/>
        </w:tabs>
        <w:spacing w:before="154"/>
        <w:rPr>
          <w:spacing w:val="-2"/>
          <w:sz w:val="18"/>
        </w:rPr>
      </w:pPr>
      <w:r>
        <w:rPr>
          <w:spacing w:val="-2"/>
          <w:sz w:val="18"/>
        </w:rPr>
        <w:t>The requested product or time is not available.</w:t>
      </w:r>
    </w:p>
    <w:p w14:paraId="20C7A29D">
      <w:pPr>
        <w:numPr>
          <w:ilvl w:val="0"/>
          <w:numId w:val="39"/>
        </w:numPr>
        <w:tabs>
          <w:tab w:val="left" w:pos="694"/>
        </w:tabs>
        <w:spacing w:before="154"/>
        <w:rPr>
          <w:spacing w:val="-2"/>
          <w:sz w:val="18"/>
        </w:rPr>
      </w:pPr>
      <w:r>
        <w:rPr>
          <w:spacing w:val="-2"/>
          <w:sz w:val="18"/>
        </w:rPr>
        <w:t>The system informs the customer.</w:t>
      </w:r>
    </w:p>
    <w:p w14:paraId="25B618C9">
      <w:pPr>
        <w:numPr>
          <w:ilvl w:val="0"/>
          <w:numId w:val="39"/>
        </w:numPr>
        <w:tabs>
          <w:tab w:val="left" w:pos="694"/>
        </w:tabs>
        <w:spacing w:before="154"/>
        <w:rPr>
          <w:spacing w:val="-2"/>
          <w:sz w:val="18"/>
        </w:rPr>
      </w:pPr>
      <w:r>
        <w:rPr>
          <w:spacing w:val="-2"/>
          <w:sz w:val="18"/>
        </w:rPr>
        <w:t>Customer selects another product, date, or time.</w:t>
      </w:r>
    </w:p>
    <w:p w14:paraId="55E18FE4">
      <w:pPr>
        <w:numPr>
          <w:ilvl w:val="0"/>
          <w:numId w:val="39"/>
        </w:numPr>
        <w:tabs>
          <w:tab w:val="left" w:pos="694"/>
        </w:tabs>
        <w:spacing w:before="154"/>
        <w:rPr>
          <w:spacing w:val="-2"/>
          <w:sz w:val="18"/>
        </w:rPr>
      </w:pPr>
      <w:r>
        <w:rPr>
          <w:spacing w:val="-2"/>
          <w:sz w:val="18"/>
        </w:rPr>
        <w:t>The system checks availability again.</w:t>
      </w:r>
    </w:p>
    <w:p w14:paraId="4959F27F">
      <w:pPr>
        <w:numPr>
          <w:ilvl w:val="0"/>
          <w:numId w:val="39"/>
        </w:numPr>
        <w:tabs>
          <w:tab w:val="left" w:pos="694"/>
        </w:tabs>
        <w:spacing w:before="154"/>
        <w:rPr>
          <w:spacing w:val="-2"/>
          <w:sz w:val="18"/>
        </w:rPr>
      </w:pPr>
      <w:r>
        <w:rPr>
          <w:spacing w:val="-2"/>
          <w:sz w:val="18"/>
        </w:rPr>
        <w:t>The order is booked when the requested option is available.</w:t>
      </w:r>
    </w:p>
    <w:p w14:paraId="1AB8D5B8">
      <w:pPr>
        <w:tabs>
          <w:tab w:val="left" w:pos="694"/>
        </w:tabs>
        <w:spacing w:before="154"/>
        <w:rPr>
          <w:b/>
          <w:bCs/>
          <w:spacing w:val="-2"/>
          <w:sz w:val="18"/>
        </w:rPr>
      </w:pPr>
      <w:r>
        <w:rPr>
          <w:b/>
          <w:bCs/>
          <w:spacing w:val="-2"/>
          <w:sz w:val="18"/>
        </w:rPr>
        <w:t>5. Postconditions</w:t>
      </w:r>
    </w:p>
    <w:p w14:paraId="3FEBB6AE">
      <w:pPr>
        <w:numPr>
          <w:ilvl w:val="0"/>
          <w:numId w:val="40"/>
        </w:numPr>
        <w:tabs>
          <w:tab w:val="left" w:pos="694"/>
        </w:tabs>
        <w:spacing w:before="154"/>
        <w:rPr>
          <w:spacing w:val="-2"/>
          <w:sz w:val="18"/>
        </w:rPr>
      </w:pPr>
      <w:r>
        <w:rPr>
          <w:spacing w:val="-2"/>
          <w:sz w:val="18"/>
        </w:rPr>
        <w:t>The order booking is successfully created.</w:t>
      </w:r>
    </w:p>
    <w:p w14:paraId="50CC0BF3">
      <w:pPr>
        <w:numPr>
          <w:ilvl w:val="0"/>
          <w:numId w:val="40"/>
        </w:numPr>
        <w:tabs>
          <w:tab w:val="left" w:pos="694"/>
        </w:tabs>
        <w:spacing w:before="154"/>
        <w:rPr>
          <w:spacing w:val="-2"/>
          <w:sz w:val="18"/>
        </w:rPr>
      </w:pPr>
      <w:r>
        <w:rPr>
          <w:spacing w:val="-2"/>
          <w:sz w:val="18"/>
        </w:rPr>
        <w:t>The selected products and booking details are stored.</w:t>
      </w:r>
    </w:p>
    <w:p w14:paraId="3EF341D8">
      <w:pPr>
        <w:tabs>
          <w:tab w:val="left" w:pos="694"/>
        </w:tabs>
        <w:spacing w:before="154"/>
        <w:rPr>
          <w:spacing w:val="-2"/>
          <w:sz w:val="18"/>
        </w:rPr>
      </w:pPr>
      <w:r>
        <w:rPr>
          <w:spacing w:val="-2"/>
          <w:sz w:val="18"/>
        </w:rPr>
        <w:pict>
          <v:rect id="_x0000_i1026" o:spt="1" style="height:1.5pt;width:0pt;" fillcolor="#A0A0A0" filled="t" stroked="f" coordsize="21600,21600" o:hr="t" o:hrstd="t" o:hralign="center">
            <v:path/>
            <v:fill on="t" focussize="0,0"/>
            <v:stroke on="f"/>
            <v:imagedata o:title=""/>
            <o:lock v:ext="edit"/>
            <w10:wrap type="none"/>
            <w10:anchorlock/>
          </v:rect>
        </w:pict>
      </w:r>
    </w:p>
    <w:p w14:paraId="1531C9C6">
      <w:pPr>
        <w:tabs>
          <w:tab w:val="left" w:pos="694"/>
        </w:tabs>
        <w:spacing w:before="154"/>
        <w:rPr>
          <w:b/>
          <w:bCs/>
          <w:spacing w:val="-2"/>
          <w:sz w:val="18"/>
        </w:rPr>
      </w:pPr>
      <w:r>
        <w:rPr>
          <w:b/>
          <w:bCs/>
          <w:spacing w:val="-2"/>
          <w:sz w:val="18"/>
        </w:rPr>
        <w:t>User Stories</w:t>
      </w:r>
    </w:p>
    <w:p w14:paraId="32165D4A">
      <w:pPr>
        <w:tabs>
          <w:tab w:val="left" w:pos="694"/>
        </w:tabs>
        <w:spacing w:before="154"/>
        <w:rPr>
          <w:b/>
          <w:bCs/>
          <w:spacing w:val="-2"/>
          <w:sz w:val="18"/>
        </w:rPr>
      </w:pPr>
      <w:r>
        <w:rPr>
          <w:b/>
          <w:bCs/>
          <w:spacing w:val="-2"/>
          <w:sz w:val="18"/>
        </w:rPr>
        <w:t>User Story 1:</w:t>
      </w:r>
    </w:p>
    <w:p w14:paraId="1F05A7BE">
      <w:pPr>
        <w:tabs>
          <w:tab w:val="left" w:pos="694"/>
        </w:tabs>
        <w:spacing w:before="154"/>
        <w:rPr>
          <w:spacing w:val="-2"/>
          <w:sz w:val="18"/>
        </w:rPr>
      </w:pPr>
      <w:r>
        <w:rPr>
          <w:spacing w:val="-2"/>
          <w:sz w:val="18"/>
        </w:rPr>
        <w:t>As a customer, I want to book an order for a selected date or delivery time so that I can receive my required bakery products at the requested time.</w:t>
      </w:r>
    </w:p>
    <w:p w14:paraId="3700DEEB">
      <w:pPr>
        <w:tabs>
          <w:tab w:val="left" w:pos="694"/>
        </w:tabs>
        <w:spacing w:before="154"/>
        <w:rPr>
          <w:spacing w:val="-2"/>
          <w:sz w:val="18"/>
        </w:rPr>
      </w:pPr>
      <w:r>
        <w:rPr>
          <w:b/>
          <w:bCs/>
          <w:spacing w:val="-2"/>
          <w:sz w:val="18"/>
        </w:rPr>
        <w:t>I. Who:</w:t>
      </w:r>
      <w:r>
        <w:rPr>
          <w:spacing w:val="-2"/>
          <w:sz w:val="18"/>
        </w:rPr>
        <w:t xml:space="preserve"> I am a customer of the bakery ordering system.</w:t>
      </w:r>
    </w:p>
    <w:p w14:paraId="3774AE5F">
      <w:pPr>
        <w:tabs>
          <w:tab w:val="left" w:pos="694"/>
        </w:tabs>
        <w:spacing w:before="154"/>
        <w:rPr>
          <w:spacing w:val="-2"/>
          <w:sz w:val="18"/>
        </w:rPr>
      </w:pPr>
      <w:r>
        <w:rPr>
          <w:b/>
          <w:bCs/>
          <w:spacing w:val="-2"/>
          <w:sz w:val="18"/>
        </w:rPr>
        <w:t>II. What:</w:t>
      </w:r>
      <w:r>
        <w:rPr>
          <w:spacing w:val="-2"/>
          <w:sz w:val="18"/>
        </w:rPr>
        <w:t xml:space="preserve"> I want to select bakery products and book an order.</w:t>
      </w:r>
    </w:p>
    <w:p w14:paraId="1252338D">
      <w:pPr>
        <w:tabs>
          <w:tab w:val="left" w:pos="694"/>
        </w:tabs>
        <w:spacing w:before="154"/>
        <w:rPr>
          <w:spacing w:val="-2"/>
          <w:sz w:val="18"/>
        </w:rPr>
      </w:pPr>
      <w:r>
        <w:rPr>
          <w:b/>
          <w:bCs/>
          <w:spacing w:val="-2"/>
          <w:sz w:val="18"/>
        </w:rPr>
        <w:t>III. Why:</w:t>
      </w:r>
      <w:r>
        <w:rPr>
          <w:spacing w:val="-2"/>
          <w:sz w:val="18"/>
        </w:rPr>
        <w:t xml:space="preserve"> I can have my required products prepared for the selected date or time.</w:t>
      </w:r>
    </w:p>
    <w:p w14:paraId="7690752C">
      <w:pPr>
        <w:tabs>
          <w:tab w:val="left" w:pos="694"/>
        </w:tabs>
        <w:spacing w:before="154"/>
        <w:rPr>
          <w:b/>
          <w:bCs/>
          <w:spacing w:val="-2"/>
          <w:sz w:val="18"/>
        </w:rPr>
      </w:pPr>
      <w:r>
        <w:rPr>
          <w:b/>
          <w:bCs/>
          <w:spacing w:val="-2"/>
          <w:sz w:val="18"/>
        </w:rPr>
        <w:t>Scenario: Successful order booking</w:t>
      </w:r>
    </w:p>
    <w:p w14:paraId="1EEC07BB">
      <w:pPr>
        <w:tabs>
          <w:tab w:val="left" w:pos="694"/>
        </w:tabs>
        <w:spacing w:before="154"/>
        <w:rPr>
          <w:spacing w:val="-2"/>
          <w:sz w:val="18"/>
        </w:rPr>
      </w:pPr>
      <w:r>
        <w:rPr>
          <w:b/>
          <w:bCs/>
          <w:spacing w:val="-2"/>
          <w:sz w:val="18"/>
        </w:rPr>
        <w:t>Given:</w:t>
      </w:r>
      <w:r>
        <w:rPr>
          <w:spacing w:val="-2"/>
          <w:sz w:val="18"/>
        </w:rPr>
        <w:t xml:space="preserve"> the required bakery products are available.</w:t>
      </w:r>
    </w:p>
    <w:p w14:paraId="5FF15664">
      <w:pPr>
        <w:tabs>
          <w:tab w:val="left" w:pos="694"/>
        </w:tabs>
        <w:spacing w:before="154"/>
        <w:rPr>
          <w:spacing w:val="-2"/>
          <w:sz w:val="18"/>
        </w:rPr>
      </w:pPr>
      <w:r>
        <w:rPr>
          <w:b/>
          <w:bCs/>
          <w:spacing w:val="-2"/>
          <w:sz w:val="18"/>
        </w:rPr>
        <w:t>And:</w:t>
      </w:r>
      <w:r>
        <w:rPr>
          <w:spacing w:val="-2"/>
          <w:sz w:val="18"/>
        </w:rPr>
        <w:t xml:space="preserve"> the customer has provided the required order information.</w:t>
      </w:r>
    </w:p>
    <w:p w14:paraId="488C22C7">
      <w:pPr>
        <w:tabs>
          <w:tab w:val="left" w:pos="694"/>
        </w:tabs>
        <w:spacing w:before="154"/>
        <w:rPr>
          <w:spacing w:val="-2"/>
          <w:sz w:val="18"/>
        </w:rPr>
      </w:pPr>
      <w:r>
        <w:rPr>
          <w:b/>
          <w:bCs/>
          <w:spacing w:val="-2"/>
          <w:sz w:val="18"/>
        </w:rPr>
        <w:t>When:</w:t>
      </w:r>
      <w:r>
        <w:rPr>
          <w:spacing w:val="-2"/>
          <w:sz w:val="18"/>
        </w:rPr>
        <w:t xml:space="preserve"> the customer selects the required date or delivery time.</w:t>
      </w:r>
    </w:p>
    <w:p w14:paraId="431F0E13">
      <w:pPr>
        <w:tabs>
          <w:tab w:val="left" w:pos="694"/>
        </w:tabs>
        <w:spacing w:before="154"/>
        <w:rPr>
          <w:spacing w:val="-2"/>
          <w:sz w:val="18"/>
        </w:rPr>
      </w:pPr>
      <w:r>
        <w:rPr>
          <w:b/>
          <w:bCs/>
          <w:spacing w:val="-2"/>
          <w:sz w:val="18"/>
        </w:rPr>
        <w:t>Then:</w:t>
      </w:r>
      <w:r>
        <w:rPr>
          <w:spacing w:val="-2"/>
          <w:sz w:val="18"/>
        </w:rPr>
        <w:t xml:space="preserve"> the system checks availability and creates the booking.</w:t>
      </w:r>
    </w:p>
    <w:p w14:paraId="196BCA51">
      <w:pPr>
        <w:tabs>
          <w:tab w:val="left" w:pos="694"/>
        </w:tabs>
        <w:spacing w:before="154"/>
        <w:rPr>
          <w:spacing w:val="-2"/>
          <w:sz w:val="18"/>
        </w:rPr>
      </w:pPr>
      <w:r>
        <w:rPr>
          <w:b/>
          <w:bCs/>
          <w:spacing w:val="-2"/>
          <w:sz w:val="18"/>
        </w:rPr>
        <w:t>And:</w:t>
      </w:r>
      <w:r>
        <w:rPr>
          <w:spacing w:val="-2"/>
          <w:sz w:val="18"/>
        </w:rPr>
        <w:t xml:space="preserve"> the system displays the booking confirmation.</w:t>
      </w:r>
    </w:p>
    <w:p w14:paraId="573D4FFA">
      <w:pPr>
        <w:tabs>
          <w:tab w:val="left" w:pos="694"/>
        </w:tabs>
        <w:spacing w:before="154"/>
        <w:rPr>
          <w:spacing w:val="-2"/>
          <w:sz w:val="18"/>
        </w:rPr>
      </w:pPr>
      <w:r>
        <w:rPr>
          <w:spacing w:val="-2"/>
          <w:sz w:val="18"/>
        </w:rPr>
        <w:pict>
          <v:rect id="_x0000_i1027" o:spt="1" style="height:1.5pt;width:0pt;" fillcolor="#A0A0A0" filled="t" stroked="f" coordsize="21600,21600" o:hr="t" o:hrstd="t" o:hralign="center">
            <v:path/>
            <v:fill on="t" focussize="0,0"/>
            <v:stroke on="f"/>
            <v:imagedata o:title=""/>
            <o:lock v:ext="edit"/>
            <w10:wrap type="none"/>
            <w10:anchorlock/>
          </v:rect>
        </w:pict>
      </w:r>
    </w:p>
    <w:p w14:paraId="66321FC1">
      <w:pPr>
        <w:tabs>
          <w:tab w:val="left" w:pos="694"/>
        </w:tabs>
        <w:spacing w:before="154"/>
        <w:rPr>
          <w:b/>
          <w:bCs/>
          <w:spacing w:val="-2"/>
          <w:sz w:val="18"/>
        </w:rPr>
      </w:pPr>
      <w:r>
        <w:rPr>
          <w:b/>
          <w:bCs/>
          <w:spacing w:val="-2"/>
          <w:sz w:val="18"/>
        </w:rPr>
        <w:t>User Story 2:</w:t>
      </w:r>
    </w:p>
    <w:p w14:paraId="2BF92B92">
      <w:pPr>
        <w:tabs>
          <w:tab w:val="left" w:pos="694"/>
        </w:tabs>
        <w:spacing w:before="154"/>
        <w:rPr>
          <w:spacing w:val="-2"/>
          <w:sz w:val="18"/>
        </w:rPr>
      </w:pPr>
      <w:r>
        <w:rPr>
          <w:spacing w:val="-2"/>
          <w:sz w:val="18"/>
        </w:rPr>
        <w:t>As a customer, I want to be notified when my selected product or time is unavailable so that I can choose another product, date, or time.</w:t>
      </w:r>
    </w:p>
    <w:p w14:paraId="11094E91">
      <w:pPr>
        <w:tabs>
          <w:tab w:val="left" w:pos="694"/>
        </w:tabs>
        <w:spacing w:before="154"/>
        <w:rPr>
          <w:spacing w:val="-2"/>
          <w:sz w:val="18"/>
        </w:rPr>
      </w:pPr>
      <w:r>
        <w:rPr>
          <w:b/>
          <w:bCs/>
          <w:spacing w:val="-2"/>
          <w:sz w:val="18"/>
        </w:rPr>
        <w:t>I. Who:</w:t>
      </w:r>
      <w:r>
        <w:rPr>
          <w:spacing w:val="-2"/>
          <w:sz w:val="18"/>
        </w:rPr>
        <w:t xml:space="preserve"> I am a customer of the bakery ordering system.</w:t>
      </w:r>
    </w:p>
    <w:p w14:paraId="2D17D1F1">
      <w:pPr>
        <w:tabs>
          <w:tab w:val="left" w:pos="694"/>
        </w:tabs>
        <w:spacing w:before="154"/>
        <w:rPr>
          <w:spacing w:val="-2"/>
          <w:sz w:val="18"/>
        </w:rPr>
      </w:pPr>
      <w:r>
        <w:rPr>
          <w:b/>
          <w:bCs/>
          <w:spacing w:val="-2"/>
          <w:sz w:val="18"/>
        </w:rPr>
        <w:t>II. What:</w:t>
      </w:r>
      <w:r>
        <w:rPr>
          <w:spacing w:val="-2"/>
          <w:sz w:val="18"/>
        </w:rPr>
        <w:t xml:space="preserve"> I want to know when the requested product or time is unavailable.</w:t>
      </w:r>
    </w:p>
    <w:p w14:paraId="05DDC60C">
      <w:pPr>
        <w:tabs>
          <w:tab w:val="left" w:pos="694"/>
        </w:tabs>
        <w:spacing w:before="154"/>
        <w:rPr>
          <w:spacing w:val="-2"/>
          <w:sz w:val="18"/>
        </w:rPr>
      </w:pPr>
      <w:r>
        <w:rPr>
          <w:b/>
          <w:bCs/>
          <w:spacing w:val="-2"/>
          <w:sz w:val="18"/>
        </w:rPr>
        <w:t>III. Why:</w:t>
      </w:r>
      <w:r>
        <w:rPr>
          <w:spacing w:val="-2"/>
          <w:sz w:val="18"/>
        </w:rPr>
        <w:t xml:space="preserve"> I can select another available option.</w:t>
      </w:r>
    </w:p>
    <w:p w14:paraId="28037661">
      <w:pPr>
        <w:tabs>
          <w:tab w:val="left" w:pos="694"/>
        </w:tabs>
        <w:spacing w:before="154"/>
        <w:rPr>
          <w:b/>
          <w:bCs/>
          <w:spacing w:val="-2"/>
          <w:sz w:val="18"/>
        </w:rPr>
      </w:pPr>
      <w:r>
        <w:rPr>
          <w:b/>
          <w:bCs/>
          <w:spacing w:val="-2"/>
          <w:sz w:val="18"/>
        </w:rPr>
        <w:t>Acceptance Criteria:</w:t>
      </w:r>
    </w:p>
    <w:p w14:paraId="27E12DAC">
      <w:pPr>
        <w:tabs>
          <w:tab w:val="left" w:pos="694"/>
        </w:tabs>
        <w:spacing w:before="154"/>
        <w:rPr>
          <w:spacing w:val="-2"/>
          <w:sz w:val="18"/>
        </w:rPr>
      </w:pPr>
      <w:r>
        <w:rPr>
          <w:b/>
          <w:bCs/>
          <w:spacing w:val="-2"/>
          <w:sz w:val="18"/>
        </w:rPr>
        <w:t>Scenario: Product or time unavailable</w:t>
      </w:r>
    </w:p>
    <w:p w14:paraId="04A1EF70">
      <w:pPr>
        <w:tabs>
          <w:tab w:val="left" w:pos="694"/>
        </w:tabs>
        <w:spacing w:before="154"/>
        <w:rPr>
          <w:spacing w:val="-2"/>
          <w:sz w:val="18"/>
        </w:rPr>
      </w:pPr>
      <w:r>
        <w:rPr>
          <w:b/>
          <w:bCs/>
          <w:spacing w:val="-2"/>
          <w:sz w:val="18"/>
        </w:rPr>
        <w:t>Given:</w:t>
      </w:r>
      <w:r>
        <w:rPr>
          <w:spacing w:val="-2"/>
          <w:sz w:val="18"/>
        </w:rPr>
        <w:t xml:space="preserve"> the requested product or time is not available.</w:t>
      </w:r>
    </w:p>
    <w:p w14:paraId="536B47E5">
      <w:pPr>
        <w:tabs>
          <w:tab w:val="left" w:pos="694"/>
        </w:tabs>
        <w:spacing w:before="154"/>
        <w:rPr>
          <w:spacing w:val="-2"/>
          <w:sz w:val="18"/>
        </w:rPr>
      </w:pPr>
      <w:r>
        <w:rPr>
          <w:b/>
          <w:bCs/>
          <w:spacing w:val="-2"/>
          <w:sz w:val="18"/>
        </w:rPr>
        <w:t>When:</w:t>
      </w:r>
      <w:r>
        <w:rPr>
          <w:spacing w:val="-2"/>
          <w:sz w:val="18"/>
        </w:rPr>
        <w:t xml:space="preserve"> the system checks the availability.</w:t>
      </w:r>
    </w:p>
    <w:p w14:paraId="55B1FC79">
      <w:pPr>
        <w:tabs>
          <w:tab w:val="left" w:pos="694"/>
        </w:tabs>
        <w:spacing w:before="154"/>
        <w:rPr>
          <w:spacing w:val="-2"/>
          <w:sz w:val="18"/>
        </w:rPr>
      </w:pPr>
      <w:r>
        <w:rPr>
          <w:b/>
          <w:bCs/>
          <w:spacing w:val="-2"/>
          <w:sz w:val="18"/>
        </w:rPr>
        <w:t>Then:</w:t>
      </w:r>
      <w:r>
        <w:rPr>
          <w:spacing w:val="-2"/>
          <w:sz w:val="18"/>
        </w:rPr>
        <w:t xml:space="preserve"> the system informs the customer that the requested option is unavailable.</w:t>
      </w:r>
    </w:p>
    <w:p w14:paraId="282F9775">
      <w:pPr>
        <w:tabs>
          <w:tab w:val="left" w:pos="694"/>
        </w:tabs>
        <w:spacing w:before="154"/>
        <w:rPr>
          <w:spacing w:val="-2"/>
          <w:sz w:val="18"/>
        </w:rPr>
      </w:pPr>
      <w:r>
        <w:rPr>
          <w:b/>
          <w:bCs/>
          <w:spacing w:val="-2"/>
          <w:sz w:val="18"/>
        </w:rPr>
        <w:t>And:</w:t>
      </w:r>
      <w:r>
        <w:rPr>
          <w:spacing w:val="-2"/>
          <w:sz w:val="18"/>
        </w:rPr>
        <w:t xml:space="preserve"> the customer can select another product, date, or time.</w:t>
      </w:r>
    </w:p>
    <w:p w14:paraId="15CA482E">
      <w:pPr>
        <w:tabs>
          <w:tab w:val="left" w:pos="694"/>
        </w:tabs>
        <w:spacing w:before="154"/>
        <w:rPr>
          <w:spacing w:val="-2"/>
          <w:sz w:val="18"/>
        </w:rPr>
      </w:pPr>
    </w:p>
    <w:p w14:paraId="065B378D">
      <w:pPr>
        <w:pStyle w:val="41"/>
        <w:numPr>
          <w:ilvl w:val="0"/>
          <w:numId w:val="36"/>
        </w:numPr>
        <w:tabs>
          <w:tab w:val="left" w:pos="694"/>
        </w:tabs>
        <w:spacing w:before="154"/>
        <w:rPr>
          <w:b/>
          <w:bCs/>
          <w:spacing w:val="-2"/>
        </w:rPr>
      </w:pPr>
      <w:r>
        <w:rPr>
          <w:b/>
          <w:bCs/>
          <w:spacing w:val="-2"/>
        </w:rPr>
        <w:t>Use Case Text: View Products</w:t>
      </w:r>
    </w:p>
    <w:p w14:paraId="746ECA4D">
      <w:pPr>
        <w:tabs>
          <w:tab w:val="left" w:pos="694"/>
        </w:tabs>
        <w:spacing w:before="154"/>
        <w:rPr>
          <w:b/>
          <w:bCs/>
          <w:spacing w:val="-2"/>
          <w:sz w:val="18"/>
        </w:rPr>
      </w:pPr>
      <w:r>
        <w:rPr>
          <w:b/>
          <w:bCs/>
          <w:spacing w:val="-2"/>
          <w:sz w:val="18"/>
        </w:rPr>
        <w:t>Inputs:</w:t>
      </w:r>
    </w:p>
    <w:p w14:paraId="5953E102">
      <w:pPr>
        <w:numPr>
          <w:ilvl w:val="0"/>
          <w:numId w:val="41"/>
        </w:numPr>
        <w:tabs>
          <w:tab w:val="left" w:pos="694"/>
        </w:tabs>
        <w:spacing w:before="154"/>
        <w:rPr>
          <w:spacing w:val="-2"/>
          <w:sz w:val="18"/>
        </w:rPr>
      </w:pPr>
      <w:r>
        <w:rPr>
          <w:spacing w:val="-2"/>
          <w:sz w:val="18"/>
        </w:rPr>
        <w:t>Product Category</w:t>
      </w:r>
    </w:p>
    <w:p w14:paraId="01EBFF71">
      <w:pPr>
        <w:numPr>
          <w:ilvl w:val="0"/>
          <w:numId w:val="41"/>
        </w:numPr>
        <w:tabs>
          <w:tab w:val="left" w:pos="694"/>
        </w:tabs>
        <w:spacing w:before="154"/>
        <w:rPr>
          <w:spacing w:val="-2"/>
          <w:sz w:val="18"/>
        </w:rPr>
      </w:pPr>
      <w:r>
        <w:rPr>
          <w:spacing w:val="-2"/>
          <w:sz w:val="18"/>
        </w:rPr>
        <w:t>Product Selection</w:t>
      </w:r>
    </w:p>
    <w:p w14:paraId="55B3533D">
      <w:pPr>
        <w:tabs>
          <w:tab w:val="left" w:pos="694"/>
        </w:tabs>
        <w:spacing w:before="154"/>
        <w:rPr>
          <w:b/>
          <w:bCs/>
          <w:spacing w:val="-2"/>
          <w:sz w:val="18"/>
        </w:rPr>
      </w:pPr>
      <w:r>
        <w:rPr>
          <w:b/>
          <w:bCs/>
          <w:spacing w:val="-2"/>
          <w:sz w:val="18"/>
        </w:rPr>
        <w:t>Outputs:</w:t>
      </w:r>
    </w:p>
    <w:p w14:paraId="5B8D260D">
      <w:pPr>
        <w:numPr>
          <w:ilvl w:val="0"/>
          <w:numId w:val="42"/>
        </w:numPr>
        <w:tabs>
          <w:tab w:val="left" w:pos="694"/>
        </w:tabs>
        <w:spacing w:before="154"/>
        <w:rPr>
          <w:spacing w:val="-2"/>
          <w:sz w:val="18"/>
        </w:rPr>
      </w:pPr>
      <w:r>
        <w:rPr>
          <w:spacing w:val="-2"/>
          <w:sz w:val="18"/>
        </w:rPr>
        <w:t>Product Name</w:t>
      </w:r>
    </w:p>
    <w:p w14:paraId="50F997DD">
      <w:pPr>
        <w:numPr>
          <w:ilvl w:val="0"/>
          <w:numId w:val="42"/>
        </w:numPr>
        <w:tabs>
          <w:tab w:val="left" w:pos="694"/>
        </w:tabs>
        <w:spacing w:before="154"/>
        <w:rPr>
          <w:spacing w:val="-2"/>
          <w:sz w:val="18"/>
        </w:rPr>
      </w:pPr>
      <w:r>
        <w:rPr>
          <w:spacing w:val="-2"/>
          <w:sz w:val="18"/>
        </w:rPr>
        <w:t>Product Price</w:t>
      </w:r>
    </w:p>
    <w:p w14:paraId="1243DCA5">
      <w:pPr>
        <w:numPr>
          <w:ilvl w:val="0"/>
          <w:numId w:val="42"/>
        </w:numPr>
        <w:tabs>
          <w:tab w:val="left" w:pos="694"/>
        </w:tabs>
        <w:spacing w:before="154"/>
        <w:rPr>
          <w:spacing w:val="-2"/>
          <w:sz w:val="18"/>
        </w:rPr>
      </w:pPr>
      <w:r>
        <w:rPr>
          <w:spacing w:val="-2"/>
          <w:sz w:val="18"/>
        </w:rPr>
        <w:t>Product Details</w:t>
      </w:r>
    </w:p>
    <w:p w14:paraId="507453DF">
      <w:pPr>
        <w:tabs>
          <w:tab w:val="left" w:pos="694"/>
        </w:tabs>
        <w:spacing w:before="154"/>
        <w:rPr>
          <w:b/>
          <w:bCs/>
          <w:spacing w:val="-2"/>
          <w:sz w:val="18"/>
        </w:rPr>
      </w:pPr>
      <w:r>
        <w:rPr>
          <w:b/>
          <w:bCs/>
          <w:spacing w:val="-2"/>
          <w:sz w:val="18"/>
        </w:rPr>
        <w:t>1. Primary Actor:</w:t>
      </w:r>
    </w:p>
    <w:p w14:paraId="19C2791E">
      <w:pPr>
        <w:tabs>
          <w:tab w:val="left" w:pos="694"/>
        </w:tabs>
        <w:spacing w:before="154"/>
        <w:rPr>
          <w:spacing w:val="-2"/>
          <w:sz w:val="18"/>
        </w:rPr>
      </w:pPr>
      <w:r>
        <w:rPr>
          <w:spacing w:val="-2"/>
          <w:sz w:val="18"/>
        </w:rPr>
        <w:t>Customer</w:t>
      </w:r>
    </w:p>
    <w:p w14:paraId="54AD24FA">
      <w:pPr>
        <w:tabs>
          <w:tab w:val="left" w:pos="694"/>
        </w:tabs>
        <w:spacing w:before="154"/>
        <w:rPr>
          <w:b/>
          <w:bCs/>
          <w:spacing w:val="-2"/>
          <w:sz w:val="18"/>
        </w:rPr>
      </w:pPr>
      <w:r>
        <w:rPr>
          <w:b/>
          <w:bCs/>
          <w:spacing w:val="-2"/>
          <w:sz w:val="18"/>
        </w:rPr>
        <w:t>2. Preconditions</w:t>
      </w:r>
    </w:p>
    <w:p w14:paraId="117063B0">
      <w:pPr>
        <w:numPr>
          <w:ilvl w:val="0"/>
          <w:numId w:val="43"/>
        </w:numPr>
        <w:tabs>
          <w:tab w:val="left" w:pos="694"/>
        </w:tabs>
        <w:spacing w:before="154"/>
        <w:rPr>
          <w:spacing w:val="-2"/>
          <w:sz w:val="18"/>
        </w:rPr>
      </w:pPr>
      <w:r>
        <w:rPr>
          <w:spacing w:val="-2"/>
          <w:sz w:val="18"/>
        </w:rPr>
        <w:t>The bakery website is available.</w:t>
      </w:r>
    </w:p>
    <w:p w14:paraId="1FAD1AC0">
      <w:pPr>
        <w:numPr>
          <w:ilvl w:val="0"/>
          <w:numId w:val="43"/>
        </w:numPr>
        <w:tabs>
          <w:tab w:val="left" w:pos="694"/>
        </w:tabs>
        <w:spacing w:before="154"/>
        <w:rPr>
          <w:spacing w:val="-2"/>
          <w:sz w:val="18"/>
        </w:rPr>
      </w:pPr>
      <w:r>
        <w:rPr>
          <w:spacing w:val="-2"/>
          <w:sz w:val="18"/>
        </w:rPr>
        <w:t>Products have been added to the system.</w:t>
      </w:r>
    </w:p>
    <w:p w14:paraId="4EE7F9FC">
      <w:pPr>
        <w:numPr>
          <w:ilvl w:val="0"/>
          <w:numId w:val="43"/>
        </w:numPr>
        <w:tabs>
          <w:tab w:val="left" w:pos="694"/>
        </w:tabs>
        <w:spacing w:before="154"/>
        <w:rPr>
          <w:spacing w:val="-2"/>
          <w:sz w:val="18"/>
        </w:rPr>
      </w:pPr>
      <w:r>
        <w:rPr>
          <w:spacing w:val="-2"/>
          <w:sz w:val="18"/>
        </w:rPr>
        <w:t>The customer can access the website.</w:t>
      </w:r>
    </w:p>
    <w:p w14:paraId="346E2844">
      <w:pPr>
        <w:tabs>
          <w:tab w:val="left" w:pos="694"/>
        </w:tabs>
        <w:spacing w:before="154"/>
        <w:rPr>
          <w:b/>
          <w:bCs/>
          <w:spacing w:val="-2"/>
          <w:sz w:val="18"/>
        </w:rPr>
      </w:pPr>
      <w:r>
        <w:rPr>
          <w:b/>
          <w:bCs/>
          <w:spacing w:val="-2"/>
          <w:sz w:val="18"/>
        </w:rPr>
        <w:t>3. Success Scenario</w:t>
      </w:r>
    </w:p>
    <w:p w14:paraId="010B8BE1">
      <w:pPr>
        <w:numPr>
          <w:ilvl w:val="0"/>
          <w:numId w:val="44"/>
        </w:numPr>
        <w:tabs>
          <w:tab w:val="left" w:pos="694"/>
        </w:tabs>
        <w:spacing w:before="154"/>
        <w:rPr>
          <w:spacing w:val="-2"/>
          <w:sz w:val="18"/>
        </w:rPr>
      </w:pPr>
      <w:r>
        <w:rPr>
          <w:spacing w:val="-2"/>
          <w:sz w:val="18"/>
        </w:rPr>
        <w:t>Customer opens the bakery ordering website.</w:t>
      </w:r>
    </w:p>
    <w:p w14:paraId="3301DBAE">
      <w:pPr>
        <w:numPr>
          <w:ilvl w:val="0"/>
          <w:numId w:val="44"/>
        </w:numPr>
        <w:tabs>
          <w:tab w:val="left" w:pos="694"/>
        </w:tabs>
        <w:spacing w:before="154"/>
        <w:rPr>
          <w:spacing w:val="-2"/>
          <w:sz w:val="18"/>
        </w:rPr>
      </w:pPr>
      <w:r>
        <w:rPr>
          <w:spacing w:val="-2"/>
          <w:sz w:val="18"/>
        </w:rPr>
        <w:t>The system displays the available product categories.</w:t>
      </w:r>
    </w:p>
    <w:p w14:paraId="69556ABE">
      <w:pPr>
        <w:numPr>
          <w:ilvl w:val="0"/>
          <w:numId w:val="44"/>
        </w:numPr>
        <w:tabs>
          <w:tab w:val="left" w:pos="694"/>
        </w:tabs>
        <w:spacing w:before="154"/>
        <w:rPr>
          <w:spacing w:val="-2"/>
          <w:sz w:val="18"/>
        </w:rPr>
      </w:pPr>
      <w:r>
        <w:rPr>
          <w:spacing w:val="-2"/>
          <w:sz w:val="18"/>
        </w:rPr>
        <w:t>Customer selects a category.</w:t>
      </w:r>
    </w:p>
    <w:p w14:paraId="0CECD9C6">
      <w:pPr>
        <w:numPr>
          <w:ilvl w:val="0"/>
          <w:numId w:val="44"/>
        </w:numPr>
        <w:tabs>
          <w:tab w:val="left" w:pos="694"/>
        </w:tabs>
        <w:spacing w:before="154"/>
        <w:rPr>
          <w:spacing w:val="-2"/>
          <w:sz w:val="18"/>
        </w:rPr>
      </w:pPr>
      <w:r>
        <w:rPr>
          <w:spacing w:val="-2"/>
          <w:sz w:val="18"/>
        </w:rPr>
        <w:t>The system retrieves the products in that category.</w:t>
      </w:r>
    </w:p>
    <w:p w14:paraId="756B3B85">
      <w:pPr>
        <w:numPr>
          <w:ilvl w:val="0"/>
          <w:numId w:val="44"/>
        </w:numPr>
        <w:tabs>
          <w:tab w:val="left" w:pos="694"/>
        </w:tabs>
        <w:spacing w:before="154"/>
        <w:rPr>
          <w:spacing w:val="-2"/>
          <w:sz w:val="18"/>
        </w:rPr>
      </w:pPr>
      <w:r>
        <w:rPr>
          <w:spacing w:val="-2"/>
          <w:sz w:val="18"/>
        </w:rPr>
        <w:t>The system displays product names, prices, and available details.</w:t>
      </w:r>
    </w:p>
    <w:p w14:paraId="2DD75F2B">
      <w:pPr>
        <w:numPr>
          <w:ilvl w:val="0"/>
          <w:numId w:val="44"/>
        </w:numPr>
        <w:tabs>
          <w:tab w:val="left" w:pos="694"/>
        </w:tabs>
        <w:spacing w:before="154"/>
        <w:rPr>
          <w:spacing w:val="-2"/>
          <w:sz w:val="18"/>
        </w:rPr>
      </w:pPr>
      <w:r>
        <w:rPr>
          <w:spacing w:val="-2"/>
          <w:sz w:val="18"/>
        </w:rPr>
        <w:t>Customer views the desired bakery products.</w:t>
      </w:r>
    </w:p>
    <w:p w14:paraId="3A6AC638">
      <w:pPr>
        <w:tabs>
          <w:tab w:val="left" w:pos="694"/>
        </w:tabs>
        <w:spacing w:before="154"/>
        <w:rPr>
          <w:b/>
          <w:bCs/>
          <w:spacing w:val="-2"/>
          <w:sz w:val="18"/>
        </w:rPr>
      </w:pPr>
      <w:r>
        <w:rPr>
          <w:b/>
          <w:bCs/>
          <w:spacing w:val="-2"/>
          <w:sz w:val="18"/>
        </w:rPr>
        <w:t>4. Alternative Scenario</w:t>
      </w:r>
    </w:p>
    <w:p w14:paraId="2D4324C4">
      <w:pPr>
        <w:numPr>
          <w:ilvl w:val="0"/>
          <w:numId w:val="45"/>
        </w:numPr>
        <w:tabs>
          <w:tab w:val="left" w:pos="694"/>
        </w:tabs>
        <w:spacing w:before="154"/>
        <w:rPr>
          <w:spacing w:val="-2"/>
          <w:sz w:val="18"/>
        </w:rPr>
      </w:pPr>
      <w:r>
        <w:rPr>
          <w:spacing w:val="-2"/>
          <w:sz w:val="18"/>
        </w:rPr>
        <w:t>Customer selects a category with no available products.</w:t>
      </w:r>
    </w:p>
    <w:p w14:paraId="03E6458E">
      <w:pPr>
        <w:numPr>
          <w:ilvl w:val="0"/>
          <w:numId w:val="45"/>
        </w:numPr>
        <w:tabs>
          <w:tab w:val="left" w:pos="694"/>
        </w:tabs>
        <w:spacing w:before="154"/>
        <w:rPr>
          <w:spacing w:val="-2"/>
          <w:sz w:val="18"/>
        </w:rPr>
      </w:pPr>
      <w:r>
        <w:rPr>
          <w:spacing w:val="-2"/>
          <w:sz w:val="18"/>
        </w:rPr>
        <w:t>The system displays a message that no products are currently available.</w:t>
      </w:r>
    </w:p>
    <w:p w14:paraId="3406FD9A">
      <w:pPr>
        <w:numPr>
          <w:ilvl w:val="0"/>
          <w:numId w:val="45"/>
        </w:numPr>
        <w:tabs>
          <w:tab w:val="left" w:pos="694"/>
        </w:tabs>
        <w:spacing w:before="154"/>
        <w:rPr>
          <w:spacing w:val="-2"/>
          <w:sz w:val="18"/>
        </w:rPr>
      </w:pPr>
      <w:r>
        <w:rPr>
          <w:spacing w:val="-2"/>
          <w:sz w:val="18"/>
        </w:rPr>
        <w:t>Customer selects another category.</w:t>
      </w:r>
    </w:p>
    <w:p w14:paraId="0B3BCC73">
      <w:pPr>
        <w:tabs>
          <w:tab w:val="left" w:pos="694"/>
        </w:tabs>
        <w:spacing w:before="154"/>
        <w:rPr>
          <w:b/>
          <w:bCs/>
          <w:spacing w:val="-2"/>
          <w:sz w:val="18"/>
        </w:rPr>
      </w:pPr>
      <w:r>
        <w:rPr>
          <w:b/>
          <w:bCs/>
          <w:spacing w:val="-2"/>
          <w:sz w:val="18"/>
        </w:rPr>
        <w:t>5. Postconditions</w:t>
      </w:r>
    </w:p>
    <w:p w14:paraId="101F008B">
      <w:pPr>
        <w:numPr>
          <w:ilvl w:val="0"/>
          <w:numId w:val="46"/>
        </w:numPr>
        <w:tabs>
          <w:tab w:val="left" w:pos="694"/>
        </w:tabs>
        <w:spacing w:before="154"/>
        <w:rPr>
          <w:spacing w:val="-2"/>
          <w:sz w:val="18"/>
        </w:rPr>
      </w:pPr>
      <w:r>
        <w:rPr>
          <w:spacing w:val="-2"/>
          <w:sz w:val="18"/>
        </w:rPr>
        <w:t>The customer can view the available bakery products.</w:t>
      </w:r>
    </w:p>
    <w:p w14:paraId="106480C8">
      <w:pPr>
        <w:numPr>
          <w:ilvl w:val="0"/>
          <w:numId w:val="46"/>
        </w:numPr>
        <w:tabs>
          <w:tab w:val="left" w:pos="694"/>
        </w:tabs>
        <w:spacing w:before="154"/>
        <w:rPr>
          <w:spacing w:val="-2"/>
          <w:sz w:val="18"/>
        </w:rPr>
      </w:pPr>
      <w:r>
        <w:rPr>
          <w:spacing w:val="-2"/>
          <w:sz w:val="18"/>
        </w:rPr>
        <w:t>No product information is changed.</w:t>
      </w:r>
    </w:p>
    <w:p w14:paraId="7AAD398A">
      <w:pPr>
        <w:tabs>
          <w:tab w:val="left" w:pos="694"/>
        </w:tabs>
        <w:spacing w:before="154"/>
        <w:rPr>
          <w:spacing w:val="-2"/>
          <w:sz w:val="18"/>
        </w:rPr>
      </w:pPr>
      <w:r>
        <w:rPr>
          <w:spacing w:val="-2"/>
          <w:sz w:val="18"/>
        </w:rPr>
        <w:pict>
          <v:rect id="_x0000_i1028" o:spt="1" style="height:1.5pt;width:0pt;" fillcolor="#A0A0A0" filled="t" stroked="f" coordsize="21600,21600" o:hr="t" o:hrstd="t" o:hralign="center">
            <v:path/>
            <v:fill on="t" focussize="0,0"/>
            <v:stroke on="f"/>
            <v:imagedata o:title=""/>
            <o:lock v:ext="edit"/>
            <w10:wrap type="none"/>
            <w10:anchorlock/>
          </v:rect>
        </w:pict>
      </w:r>
    </w:p>
    <w:p w14:paraId="62856EDF">
      <w:pPr>
        <w:tabs>
          <w:tab w:val="left" w:pos="694"/>
        </w:tabs>
        <w:spacing w:before="154"/>
        <w:rPr>
          <w:b/>
          <w:bCs/>
          <w:spacing w:val="-2"/>
          <w:sz w:val="18"/>
        </w:rPr>
      </w:pPr>
      <w:r>
        <w:rPr>
          <w:b/>
          <w:bCs/>
          <w:spacing w:val="-2"/>
          <w:sz w:val="18"/>
        </w:rPr>
        <w:t>User Stories</w:t>
      </w:r>
    </w:p>
    <w:p w14:paraId="33FB5813">
      <w:pPr>
        <w:tabs>
          <w:tab w:val="left" w:pos="694"/>
        </w:tabs>
        <w:spacing w:before="154"/>
        <w:rPr>
          <w:b/>
          <w:bCs/>
          <w:spacing w:val="-2"/>
          <w:sz w:val="18"/>
        </w:rPr>
      </w:pPr>
      <w:r>
        <w:rPr>
          <w:b/>
          <w:bCs/>
          <w:spacing w:val="-2"/>
          <w:sz w:val="18"/>
        </w:rPr>
        <w:t>User Story 1:</w:t>
      </w:r>
    </w:p>
    <w:p w14:paraId="4C6E9C6E">
      <w:pPr>
        <w:tabs>
          <w:tab w:val="left" w:pos="694"/>
        </w:tabs>
        <w:spacing w:before="154"/>
        <w:rPr>
          <w:spacing w:val="-2"/>
          <w:sz w:val="18"/>
        </w:rPr>
      </w:pPr>
      <w:r>
        <w:rPr>
          <w:spacing w:val="-2"/>
          <w:sz w:val="18"/>
        </w:rPr>
        <w:t>As a customer, I want to view available bakery products so that I can see the products, prices, and details before placing an order.</w:t>
      </w:r>
    </w:p>
    <w:p w14:paraId="4A740565">
      <w:pPr>
        <w:tabs>
          <w:tab w:val="left" w:pos="694"/>
        </w:tabs>
        <w:spacing w:before="154"/>
        <w:rPr>
          <w:spacing w:val="-2"/>
          <w:sz w:val="18"/>
        </w:rPr>
      </w:pPr>
      <w:r>
        <w:rPr>
          <w:b/>
          <w:bCs/>
          <w:spacing w:val="-2"/>
          <w:sz w:val="18"/>
        </w:rPr>
        <w:t>I. Who:</w:t>
      </w:r>
      <w:r>
        <w:rPr>
          <w:spacing w:val="-2"/>
          <w:sz w:val="18"/>
        </w:rPr>
        <w:t xml:space="preserve"> I am a customer of the bakery ordering system.</w:t>
      </w:r>
    </w:p>
    <w:p w14:paraId="5FFFE0EF">
      <w:pPr>
        <w:tabs>
          <w:tab w:val="left" w:pos="694"/>
        </w:tabs>
        <w:spacing w:before="154"/>
        <w:rPr>
          <w:spacing w:val="-2"/>
          <w:sz w:val="18"/>
        </w:rPr>
      </w:pPr>
      <w:r>
        <w:rPr>
          <w:b/>
          <w:bCs/>
          <w:spacing w:val="-2"/>
          <w:sz w:val="18"/>
        </w:rPr>
        <w:t>II. What:</w:t>
      </w:r>
      <w:r>
        <w:rPr>
          <w:spacing w:val="-2"/>
          <w:sz w:val="18"/>
        </w:rPr>
        <w:t xml:space="preserve"> I want to view available bakery products.</w:t>
      </w:r>
    </w:p>
    <w:p w14:paraId="76652A94">
      <w:pPr>
        <w:tabs>
          <w:tab w:val="left" w:pos="694"/>
        </w:tabs>
        <w:spacing w:before="154"/>
        <w:rPr>
          <w:spacing w:val="-2"/>
          <w:sz w:val="18"/>
        </w:rPr>
      </w:pPr>
      <w:r>
        <w:rPr>
          <w:b/>
          <w:bCs/>
          <w:spacing w:val="-2"/>
          <w:sz w:val="18"/>
        </w:rPr>
        <w:t>III. Why:</w:t>
      </w:r>
      <w:r>
        <w:rPr>
          <w:spacing w:val="-2"/>
          <w:sz w:val="18"/>
        </w:rPr>
        <w:t xml:space="preserve"> I can select the products I want to purchase.</w:t>
      </w:r>
    </w:p>
    <w:p w14:paraId="221F7657">
      <w:pPr>
        <w:tabs>
          <w:tab w:val="left" w:pos="694"/>
        </w:tabs>
        <w:spacing w:before="154"/>
        <w:rPr>
          <w:b/>
          <w:bCs/>
          <w:spacing w:val="-2"/>
          <w:sz w:val="18"/>
        </w:rPr>
      </w:pPr>
      <w:r>
        <w:rPr>
          <w:b/>
          <w:bCs/>
          <w:spacing w:val="-2"/>
          <w:sz w:val="18"/>
        </w:rPr>
        <w:t>Scenario: Successful product viewing</w:t>
      </w:r>
    </w:p>
    <w:p w14:paraId="2C0BA3C6">
      <w:pPr>
        <w:tabs>
          <w:tab w:val="left" w:pos="694"/>
        </w:tabs>
        <w:spacing w:before="154"/>
        <w:rPr>
          <w:spacing w:val="-2"/>
          <w:sz w:val="18"/>
        </w:rPr>
      </w:pPr>
      <w:r>
        <w:rPr>
          <w:b/>
          <w:bCs/>
          <w:spacing w:val="-2"/>
          <w:sz w:val="18"/>
        </w:rPr>
        <w:t>Given:</w:t>
      </w:r>
      <w:r>
        <w:rPr>
          <w:spacing w:val="-2"/>
          <w:sz w:val="18"/>
        </w:rPr>
        <w:t xml:space="preserve"> the bakery website is available and products have been added to the system.</w:t>
      </w:r>
    </w:p>
    <w:p w14:paraId="5596B74C">
      <w:pPr>
        <w:tabs>
          <w:tab w:val="left" w:pos="694"/>
        </w:tabs>
        <w:spacing w:before="154"/>
        <w:rPr>
          <w:spacing w:val="-2"/>
          <w:sz w:val="18"/>
        </w:rPr>
      </w:pPr>
      <w:r>
        <w:rPr>
          <w:b/>
          <w:bCs/>
          <w:spacing w:val="-2"/>
          <w:sz w:val="18"/>
        </w:rPr>
        <w:t>And:</w:t>
      </w:r>
      <w:r>
        <w:rPr>
          <w:spacing w:val="-2"/>
          <w:sz w:val="18"/>
        </w:rPr>
        <w:t xml:space="preserve"> the customer can access the bakery website.</w:t>
      </w:r>
    </w:p>
    <w:p w14:paraId="1202CCAF">
      <w:pPr>
        <w:tabs>
          <w:tab w:val="left" w:pos="694"/>
        </w:tabs>
        <w:spacing w:before="154"/>
        <w:rPr>
          <w:spacing w:val="-2"/>
          <w:sz w:val="18"/>
        </w:rPr>
      </w:pPr>
      <w:r>
        <w:rPr>
          <w:b/>
          <w:bCs/>
          <w:spacing w:val="-2"/>
          <w:sz w:val="18"/>
        </w:rPr>
        <w:t>When:</w:t>
      </w:r>
      <w:r>
        <w:rPr>
          <w:spacing w:val="-2"/>
          <w:sz w:val="18"/>
        </w:rPr>
        <w:t xml:space="preserve"> the customer selects a product category.</w:t>
      </w:r>
    </w:p>
    <w:p w14:paraId="10730289">
      <w:pPr>
        <w:tabs>
          <w:tab w:val="left" w:pos="694"/>
        </w:tabs>
        <w:spacing w:before="154"/>
        <w:rPr>
          <w:spacing w:val="-2"/>
          <w:sz w:val="18"/>
        </w:rPr>
      </w:pPr>
      <w:r>
        <w:rPr>
          <w:b/>
          <w:bCs/>
          <w:spacing w:val="-2"/>
          <w:sz w:val="18"/>
        </w:rPr>
        <w:t>Then:</w:t>
      </w:r>
      <w:r>
        <w:rPr>
          <w:spacing w:val="-2"/>
          <w:sz w:val="18"/>
        </w:rPr>
        <w:t xml:space="preserve"> the system displays the available products, including their names, prices, and details.</w:t>
      </w:r>
    </w:p>
    <w:p w14:paraId="2734F4A6">
      <w:pPr>
        <w:tabs>
          <w:tab w:val="left" w:pos="694"/>
        </w:tabs>
        <w:spacing w:before="154"/>
        <w:rPr>
          <w:spacing w:val="-2"/>
          <w:sz w:val="18"/>
        </w:rPr>
      </w:pPr>
      <w:r>
        <w:rPr>
          <w:spacing w:val="-2"/>
          <w:sz w:val="18"/>
        </w:rPr>
        <w:pict>
          <v:rect id="_x0000_i1029" o:spt="1" style="height:1.5pt;width:0pt;" fillcolor="#A0A0A0" filled="t" stroked="f" coordsize="21600,21600" o:hr="t" o:hrstd="t" o:hralign="center">
            <v:path/>
            <v:fill on="t" focussize="0,0"/>
            <v:stroke on="f"/>
            <v:imagedata o:title=""/>
            <o:lock v:ext="edit"/>
            <w10:wrap type="none"/>
            <w10:anchorlock/>
          </v:rect>
        </w:pict>
      </w:r>
    </w:p>
    <w:p w14:paraId="359A4498">
      <w:pPr>
        <w:tabs>
          <w:tab w:val="left" w:pos="694"/>
        </w:tabs>
        <w:spacing w:before="154"/>
        <w:rPr>
          <w:b/>
          <w:bCs/>
          <w:spacing w:val="-2"/>
          <w:sz w:val="18"/>
        </w:rPr>
      </w:pPr>
      <w:r>
        <w:rPr>
          <w:b/>
          <w:bCs/>
          <w:spacing w:val="-2"/>
          <w:sz w:val="18"/>
        </w:rPr>
        <w:t>User Story 2:</w:t>
      </w:r>
    </w:p>
    <w:p w14:paraId="7A464F36">
      <w:pPr>
        <w:tabs>
          <w:tab w:val="left" w:pos="694"/>
        </w:tabs>
        <w:spacing w:before="154"/>
        <w:rPr>
          <w:spacing w:val="-2"/>
          <w:sz w:val="18"/>
        </w:rPr>
      </w:pPr>
      <w:r>
        <w:rPr>
          <w:spacing w:val="-2"/>
          <w:sz w:val="18"/>
        </w:rPr>
        <w:t>As a customer, I want to be notified when a selected category has no available products so that I can choose another category.</w:t>
      </w:r>
    </w:p>
    <w:p w14:paraId="7659BC35">
      <w:pPr>
        <w:tabs>
          <w:tab w:val="left" w:pos="694"/>
        </w:tabs>
        <w:spacing w:before="154"/>
        <w:rPr>
          <w:spacing w:val="-2"/>
          <w:sz w:val="18"/>
        </w:rPr>
      </w:pPr>
      <w:r>
        <w:rPr>
          <w:b/>
          <w:bCs/>
          <w:spacing w:val="-2"/>
          <w:sz w:val="18"/>
        </w:rPr>
        <w:t>I. Who:</w:t>
      </w:r>
      <w:r>
        <w:rPr>
          <w:spacing w:val="-2"/>
          <w:sz w:val="18"/>
        </w:rPr>
        <w:t xml:space="preserve"> I am a customer of the bakery ordering system.</w:t>
      </w:r>
    </w:p>
    <w:p w14:paraId="6B96252D">
      <w:pPr>
        <w:tabs>
          <w:tab w:val="left" w:pos="694"/>
        </w:tabs>
        <w:spacing w:before="154"/>
        <w:rPr>
          <w:spacing w:val="-2"/>
          <w:sz w:val="18"/>
        </w:rPr>
      </w:pPr>
      <w:r>
        <w:rPr>
          <w:b/>
          <w:bCs/>
          <w:spacing w:val="-2"/>
          <w:sz w:val="18"/>
        </w:rPr>
        <w:t>II. What:</w:t>
      </w:r>
      <w:r>
        <w:rPr>
          <w:spacing w:val="-2"/>
          <w:sz w:val="18"/>
        </w:rPr>
        <w:t xml:space="preserve"> I want to know when no products are available in a selected category.</w:t>
      </w:r>
    </w:p>
    <w:p w14:paraId="7A1D2D26">
      <w:pPr>
        <w:tabs>
          <w:tab w:val="left" w:pos="694"/>
        </w:tabs>
        <w:spacing w:before="154"/>
        <w:rPr>
          <w:spacing w:val="-2"/>
          <w:sz w:val="18"/>
        </w:rPr>
      </w:pPr>
      <w:r>
        <w:rPr>
          <w:b/>
          <w:bCs/>
          <w:spacing w:val="-2"/>
          <w:sz w:val="18"/>
        </w:rPr>
        <w:t>III. Why:</w:t>
      </w:r>
      <w:r>
        <w:rPr>
          <w:spacing w:val="-2"/>
          <w:sz w:val="18"/>
        </w:rPr>
        <w:t xml:space="preserve"> I can select another category and view available products.</w:t>
      </w:r>
    </w:p>
    <w:p w14:paraId="4C5A0A1C">
      <w:pPr>
        <w:tabs>
          <w:tab w:val="left" w:pos="694"/>
        </w:tabs>
        <w:spacing w:before="154"/>
        <w:rPr>
          <w:b/>
          <w:bCs/>
          <w:spacing w:val="-2"/>
          <w:sz w:val="18"/>
        </w:rPr>
      </w:pPr>
      <w:r>
        <w:rPr>
          <w:b/>
          <w:bCs/>
          <w:spacing w:val="-2"/>
          <w:sz w:val="18"/>
        </w:rPr>
        <w:t>Acceptance Criteria:</w:t>
      </w:r>
    </w:p>
    <w:p w14:paraId="35429F07">
      <w:pPr>
        <w:tabs>
          <w:tab w:val="left" w:pos="694"/>
        </w:tabs>
        <w:spacing w:before="154"/>
        <w:rPr>
          <w:spacing w:val="-2"/>
          <w:sz w:val="18"/>
        </w:rPr>
      </w:pPr>
      <w:r>
        <w:rPr>
          <w:b/>
          <w:bCs/>
          <w:spacing w:val="-2"/>
          <w:sz w:val="18"/>
        </w:rPr>
        <w:t>Scenario: No products available</w:t>
      </w:r>
    </w:p>
    <w:p w14:paraId="57DB94A0">
      <w:pPr>
        <w:tabs>
          <w:tab w:val="left" w:pos="694"/>
        </w:tabs>
        <w:spacing w:before="154"/>
        <w:rPr>
          <w:spacing w:val="-2"/>
          <w:sz w:val="18"/>
        </w:rPr>
      </w:pPr>
      <w:r>
        <w:rPr>
          <w:b/>
          <w:bCs/>
          <w:spacing w:val="-2"/>
          <w:sz w:val="18"/>
        </w:rPr>
        <w:t>Given:</w:t>
      </w:r>
      <w:r>
        <w:rPr>
          <w:spacing w:val="-2"/>
          <w:sz w:val="18"/>
        </w:rPr>
        <w:t xml:space="preserve"> the customer selects a category with no available products.</w:t>
      </w:r>
    </w:p>
    <w:p w14:paraId="1DE1AA19">
      <w:pPr>
        <w:tabs>
          <w:tab w:val="left" w:pos="694"/>
        </w:tabs>
        <w:spacing w:before="154"/>
        <w:rPr>
          <w:spacing w:val="-2"/>
          <w:sz w:val="18"/>
        </w:rPr>
      </w:pPr>
      <w:r>
        <w:rPr>
          <w:b/>
          <w:bCs/>
          <w:spacing w:val="-2"/>
          <w:sz w:val="18"/>
        </w:rPr>
        <w:t>When:</w:t>
      </w:r>
      <w:r>
        <w:rPr>
          <w:spacing w:val="-2"/>
          <w:sz w:val="18"/>
        </w:rPr>
        <w:t xml:space="preserve"> the system checks the selected category.</w:t>
      </w:r>
    </w:p>
    <w:p w14:paraId="7547511A">
      <w:pPr>
        <w:tabs>
          <w:tab w:val="left" w:pos="694"/>
        </w:tabs>
        <w:spacing w:before="154"/>
        <w:rPr>
          <w:spacing w:val="-2"/>
          <w:sz w:val="18"/>
        </w:rPr>
      </w:pPr>
      <w:r>
        <w:rPr>
          <w:b/>
          <w:bCs/>
          <w:spacing w:val="-2"/>
          <w:sz w:val="18"/>
        </w:rPr>
        <w:t>Then:</w:t>
      </w:r>
      <w:r>
        <w:rPr>
          <w:spacing w:val="-2"/>
          <w:sz w:val="18"/>
        </w:rPr>
        <w:t xml:space="preserve"> the system displays a message that no products are currently available.</w:t>
      </w:r>
    </w:p>
    <w:p w14:paraId="4BFF5259">
      <w:pPr>
        <w:tabs>
          <w:tab w:val="left" w:pos="694"/>
        </w:tabs>
        <w:spacing w:before="154"/>
        <w:rPr>
          <w:spacing w:val="-2"/>
          <w:sz w:val="18"/>
        </w:rPr>
      </w:pPr>
      <w:r>
        <w:rPr>
          <w:b/>
          <w:bCs/>
          <w:spacing w:val="-2"/>
          <w:sz w:val="18"/>
        </w:rPr>
        <w:t>And:</w:t>
      </w:r>
      <w:r>
        <w:rPr>
          <w:spacing w:val="-2"/>
          <w:sz w:val="18"/>
        </w:rPr>
        <w:t xml:space="preserve"> the customer can select another category.</w:t>
      </w:r>
    </w:p>
    <w:p w14:paraId="7ACB8540">
      <w:pPr>
        <w:tabs>
          <w:tab w:val="left" w:pos="694"/>
        </w:tabs>
        <w:spacing w:before="154"/>
        <w:rPr>
          <w:spacing w:val="-2"/>
          <w:sz w:val="18"/>
        </w:rPr>
      </w:pPr>
    </w:p>
    <w:bookmarkEnd w:id="15"/>
    <w:p w14:paraId="3C852427">
      <w:pPr>
        <w:spacing w:before="100" w:beforeAutospacing="1" w:after="100" w:afterAutospacing="1"/>
        <w:outlineLvl w:val="2"/>
      </w:pPr>
    </w:p>
    <w:p w14:paraId="5AC8C854">
      <w:pPr>
        <w:pStyle w:val="3"/>
      </w:pPr>
      <w:r>
        <w:t xml:space="preserve">Shukria Farzan </w:t>
      </w:r>
      <w:r>
        <w:rPr>
          <w:spacing w:val="-2"/>
        </w:rPr>
        <w:t>(04072413064)</w:t>
      </w:r>
    </w:p>
    <w:p w14:paraId="63BA2863">
      <w:pPr>
        <w:pStyle w:val="4"/>
        <w:spacing w:before="171" w:line="362" w:lineRule="auto"/>
        <w:ind w:right="6531"/>
      </w:pPr>
      <w:bookmarkStart w:id="16" w:name="_Toc193890192"/>
      <w:r>
        <w:rPr>
          <w:b/>
          <w:bCs/>
        </w:rPr>
        <w:t>4.Use</w:t>
      </w:r>
      <w:r>
        <w:rPr>
          <w:b/>
          <w:bCs/>
          <w:spacing w:val="-9"/>
        </w:rPr>
        <w:t xml:space="preserve"> </w:t>
      </w:r>
      <w:r>
        <w:rPr>
          <w:b/>
          <w:bCs/>
        </w:rPr>
        <w:t>Case</w:t>
      </w:r>
      <w:r>
        <w:rPr>
          <w:b/>
          <w:bCs/>
          <w:spacing w:val="-9"/>
        </w:rPr>
        <w:t xml:space="preserve"> </w:t>
      </w:r>
      <w:r>
        <w:rPr>
          <w:b/>
          <w:bCs/>
        </w:rPr>
        <w:t>Text:</w:t>
      </w:r>
      <w:r>
        <w:rPr>
          <w:b/>
          <w:bCs/>
          <w:spacing w:val="-9"/>
        </w:rPr>
        <w:t xml:space="preserve"> </w:t>
      </w:r>
      <w:r>
        <w:rPr>
          <w:b/>
          <w:bCs/>
        </w:rPr>
        <w:t>Make</w:t>
      </w:r>
      <w:r>
        <w:rPr>
          <w:b/>
          <w:bCs/>
          <w:spacing w:val="-9"/>
        </w:rPr>
        <w:t xml:space="preserve"> </w:t>
      </w:r>
      <w:r>
        <w:rPr>
          <w:b/>
          <w:bCs/>
        </w:rPr>
        <w:t xml:space="preserve">Payment </w:t>
      </w:r>
      <w:r>
        <w:rPr>
          <w:spacing w:val="-2"/>
        </w:rPr>
        <w:t>Inputs:</w:t>
      </w:r>
    </w:p>
    <w:p w14:paraId="77AC510D">
      <w:pPr>
        <w:pStyle w:val="41"/>
        <w:numPr>
          <w:ilvl w:val="0"/>
          <w:numId w:val="47"/>
        </w:numPr>
        <w:tabs>
          <w:tab w:val="left" w:pos="478"/>
        </w:tabs>
        <w:spacing w:before="24"/>
        <w:ind w:left="478" w:hanging="216"/>
        <w:rPr>
          <w:sz w:val="18"/>
        </w:rPr>
      </w:pPr>
      <w:r>
        <w:rPr>
          <w:spacing w:val="-2"/>
          <w:w w:val="105"/>
          <w:sz w:val="18"/>
        </w:rPr>
        <w:t>paymentMethod</w:t>
      </w:r>
    </w:p>
    <w:p w14:paraId="28AE5FED">
      <w:pPr>
        <w:pStyle w:val="41"/>
        <w:numPr>
          <w:ilvl w:val="0"/>
          <w:numId w:val="47"/>
        </w:numPr>
        <w:tabs>
          <w:tab w:val="left" w:pos="478"/>
        </w:tabs>
        <w:ind w:left="478" w:hanging="216"/>
        <w:rPr>
          <w:sz w:val="18"/>
        </w:rPr>
      </w:pPr>
      <w:r>
        <w:rPr>
          <w:spacing w:val="-2"/>
          <w:w w:val="105"/>
          <w:sz w:val="18"/>
        </w:rPr>
        <w:t>paymentInfo</w:t>
      </w:r>
    </w:p>
    <w:p w14:paraId="44A2D8D8">
      <w:pPr>
        <w:pStyle w:val="41"/>
        <w:numPr>
          <w:ilvl w:val="0"/>
          <w:numId w:val="47"/>
        </w:numPr>
        <w:tabs>
          <w:tab w:val="left" w:pos="478"/>
        </w:tabs>
        <w:ind w:left="478" w:hanging="216"/>
        <w:rPr>
          <w:sz w:val="18"/>
        </w:rPr>
      </w:pPr>
      <w:r>
        <w:rPr>
          <w:spacing w:val="-2"/>
          <w:w w:val="105"/>
          <w:sz w:val="18"/>
        </w:rPr>
        <w:t>amount</w:t>
      </w:r>
    </w:p>
    <w:p w14:paraId="3665B6D4">
      <w:pPr>
        <w:pStyle w:val="4"/>
      </w:pPr>
      <w:r>
        <w:rPr>
          <w:spacing w:val="-2"/>
        </w:rPr>
        <w:t>Outputs:</w:t>
      </w:r>
    </w:p>
    <w:p w14:paraId="7723AD1E">
      <w:pPr>
        <w:pStyle w:val="41"/>
        <w:numPr>
          <w:ilvl w:val="0"/>
          <w:numId w:val="48"/>
        </w:numPr>
        <w:tabs>
          <w:tab w:val="left" w:pos="478"/>
        </w:tabs>
        <w:spacing w:before="159"/>
        <w:ind w:left="478" w:hanging="216"/>
        <w:rPr>
          <w:sz w:val="18"/>
        </w:rPr>
      </w:pPr>
      <w:r>
        <w:rPr>
          <w:spacing w:val="-2"/>
          <w:w w:val="105"/>
          <w:sz w:val="18"/>
        </w:rPr>
        <w:t>paymentStatus</w:t>
      </w:r>
    </w:p>
    <w:p w14:paraId="2EB54A64">
      <w:pPr>
        <w:pStyle w:val="41"/>
        <w:numPr>
          <w:ilvl w:val="0"/>
          <w:numId w:val="48"/>
        </w:numPr>
        <w:tabs>
          <w:tab w:val="left" w:pos="478"/>
        </w:tabs>
        <w:ind w:left="478" w:hanging="216"/>
        <w:rPr>
          <w:sz w:val="18"/>
        </w:rPr>
      </w:pPr>
      <w:r>
        <w:rPr>
          <w:spacing w:val="-2"/>
          <w:w w:val="105"/>
          <w:sz w:val="18"/>
        </w:rPr>
        <w:t>paymentId</w:t>
      </w:r>
    </w:p>
    <w:p w14:paraId="7BF3A6C8">
      <w:pPr>
        <w:pStyle w:val="41"/>
        <w:numPr>
          <w:ilvl w:val="0"/>
          <w:numId w:val="49"/>
        </w:numPr>
        <w:tabs>
          <w:tab w:val="left" w:pos="468"/>
        </w:tabs>
        <w:ind w:left="468" w:hanging="206"/>
        <w:rPr>
          <w:sz w:val="18"/>
        </w:rPr>
      </w:pPr>
      <w:r>
        <w:rPr>
          <w:w w:val="105"/>
          <w:sz w:val="18"/>
        </w:rPr>
        <w:t>Primary</w:t>
      </w:r>
      <w:r>
        <w:rPr>
          <w:spacing w:val="-13"/>
          <w:w w:val="105"/>
          <w:sz w:val="18"/>
        </w:rPr>
        <w:t xml:space="preserve"> </w:t>
      </w:r>
      <w:r>
        <w:rPr>
          <w:w w:val="105"/>
          <w:sz w:val="18"/>
        </w:rPr>
        <w:t>Actor:</w:t>
      </w:r>
      <w:r>
        <w:rPr>
          <w:spacing w:val="-12"/>
          <w:w w:val="105"/>
          <w:sz w:val="18"/>
        </w:rPr>
        <w:t xml:space="preserve"> </w:t>
      </w:r>
      <w:r>
        <w:rPr>
          <w:spacing w:val="-2"/>
          <w:w w:val="105"/>
          <w:sz w:val="18"/>
        </w:rPr>
        <w:t>Customer</w:t>
      </w:r>
    </w:p>
    <w:p w14:paraId="4D52394C">
      <w:pPr>
        <w:pStyle w:val="4"/>
        <w:numPr>
          <w:ilvl w:val="0"/>
          <w:numId w:val="27"/>
        </w:numPr>
        <w:tabs>
          <w:tab w:val="left" w:pos="517"/>
        </w:tabs>
        <w:ind w:left="517" w:hanging="255"/>
      </w:pPr>
      <w:r>
        <w:rPr>
          <w:spacing w:val="-2"/>
        </w:rPr>
        <w:t>Preconditions</w:t>
      </w:r>
    </w:p>
    <w:p w14:paraId="666CEF26">
      <w:pPr>
        <w:pStyle w:val="41"/>
        <w:numPr>
          <w:ilvl w:val="1"/>
          <w:numId w:val="27"/>
        </w:numPr>
        <w:tabs>
          <w:tab w:val="left" w:pos="378"/>
        </w:tabs>
        <w:spacing w:before="158"/>
        <w:ind w:left="378" w:hanging="116"/>
        <w:rPr>
          <w:sz w:val="18"/>
        </w:rPr>
      </w:pPr>
      <w:r>
        <w:rPr>
          <w:w w:val="105"/>
          <w:sz w:val="18"/>
        </w:rPr>
        <w:t>The</w:t>
      </w:r>
      <w:r>
        <w:rPr>
          <w:spacing w:val="-11"/>
          <w:w w:val="105"/>
          <w:sz w:val="18"/>
        </w:rPr>
        <w:t xml:space="preserve"> </w:t>
      </w:r>
      <w:r>
        <w:rPr>
          <w:w w:val="105"/>
          <w:sz w:val="18"/>
        </w:rPr>
        <w:t>customer</w:t>
      </w:r>
      <w:r>
        <w:rPr>
          <w:spacing w:val="-10"/>
          <w:w w:val="105"/>
          <w:sz w:val="18"/>
        </w:rPr>
        <w:t xml:space="preserve"> </w:t>
      </w:r>
      <w:r>
        <w:rPr>
          <w:w w:val="105"/>
          <w:sz w:val="18"/>
        </w:rPr>
        <w:t>has</w:t>
      </w:r>
      <w:r>
        <w:rPr>
          <w:spacing w:val="-10"/>
          <w:w w:val="105"/>
          <w:sz w:val="18"/>
        </w:rPr>
        <w:t xml:space="preserve"> </w:t>
      </w:r>
      <w:r>
        <w:rPr>
          <w:w w:val="105"/>
          <w:sz w:val="18"/>
        </w:rPr>
        <w:t>created</w:t>
      </w:r>
      <w:r>
        <w:rPr>
          <w:spacing w:val="-10"/>
          <w:w w:val="105"/>
          <w:sz w:val="18"/>
        </w:rPr>
        <w:t xml:space="preserve"> </w:t>
      </w:r>
      <w:r>
        <w:rPr>
          <w:w w:val="105"/>
          <w:sz w:val="18"/>
        </w:rPr>
        <w:t>an</w:t>
      </w:r>
      <w:r>
        <w:rPr>
          <w:spacing w:val="-10"/>
          <w:w w:val="105"/>
          <w:sz w:val="18"/>
        </w:rPr>
        <w:t xml:space="preserve"> </w:t>
      </w:r>
      <w:r>
        <w:rPr>
          <w:spacing w:val="-2"/>
          <w:w w:val="105"/>
          <w:sz w:val="18"/>
        </w:rPr>
        <w:t>order.</w:t>
      </w:r>
    </w:p>
    <w:p w14:paraId="7C1F7D23">
      <w:pPr>
        <w:pStyle w:val="41"/>
        <w:numPr>
          <w:ilvl w:val="1"/>
          <w:numId w:val="27"/>
        </w:numPr>
        <w:tabs>
          <w:tab w:val="left" w:pos="378"/>
        </w:tabs>
        <w:ind w:left="378" w:hanging="116"/>
        <w:rPr>
          <w:sz w:val="18"/>
        </w:rPr>
      </w:pPr>
      <w:r>
        <w:rPr>
          <w:w w:val="105"/>
          <w:sz w:val="18"/>
        </w:rPr>
        <w:t>The</w:t>
      </w:r>
      <w:r>
        <w:rPr>
          <w:spacing w:val="-9"/>
          <w:w w:val="105"/>
          <w:sz w:val="18"/>
        </w:rPr>
        <w:t xml:space="preserve"> </w:t>
      </w:r>
      <w:r>
        <w:rPr>
          <w:w w:val="105"/>
          <w:sz w:val="18"/>
        </w:rPr>
        <w:t>order</w:t>
      </w:r>
      <w:r>
        <w:rPr>
          <w:spacing w:val="-9"/>
          <w:w w:val="105"/>
          <w:sz w:val="18"/>
        </w:rPr>
        <w:t xml:space="preserve"> </w:t>
      </w:r>
      <w:r>
        <w:rPr>
          <w:w w:val="105"/>
          <w:sz w:val="18"/>
        </w:rPr>
        <w:t>amount</w:t>
      </w:r>
      <w:r>
        <w:rPr>
          <w:spacing w:val="-9"/>
          <w:w w:val="105"/>
          <w:sz w:val="18"/>
        </w:rPr>
        <w:t xml:space="preserve"> </w:t>
      </w:r>
      <w:r>
        <w:rPr>
          <w:w w:val="105"/>
          <w:sz w:val="18"/>
        </w:rPr>
        <w:t>is</w:t>
      </w:r>
      <w:r>
        <w:rPr>
          <w:spacing w:val="-9"/>
          <w:w w:val="105"/>
          <w:sz w:val="18"/>
        </w:rPr>
        <w:t xml:space="preserve"> </w:t>
      </w:r>
      <w:r>
        <w:rPr>
          <w:spacing w:val="-2"/>
          <w:w w:val="105"/>
          <w:sz w:val="18"/>
        </w:rPr>
        <w:t>available.</w:t>
      </w:r>
    </w:p>
    <w:p w14:paraId="5F109CFA">
      <w:pPr>
        <w:pStyle w:val="41"/>
        <w:numPr>
          <w:ilvl w:val="1"/>
          <w:numId w:val="27"/>
        </w:numPr>
        <w:tabs>
          <w:tab w:val="left" w:pos="378"/>
        </w:tabs>
        <w:ind w:left="378" w:hanging="116"/>
        <w:rPr>
          <w:sz w:val="18"/>
        </w:rPr>
      </w:pPr>
      <w:r>
        <w:rPr>
          <w:w w:val="105"/>
          <w:sz w:val="18"/>
        </w:rPr>
        <w:t>A</w:t>
      </w:r>
      <w:r>
        <w:rPr>
          <w:spacing w:val="-10"/>
          <w:w w:val="105"/>
          <w:sz w:val="18"/>
        </w:rPr>
        <w:t xml:space="preserve"> </w:t>
      </w:r>
      <w:r>
        <w:rPr>
          <w:w w:val="105"/>
          <w:sz w:val="18"/>
        </w:rPr>
        <w:t>valid</w:t>
      </w:r>
      <w:r>
        <w:rPr>
          <w:spacing w:val="-9"/>
          <w:w w:val="105"/>
          <w:sz w:val="18"/>
        </w:rPr>
        <w:t xml:space="preserve"> </w:t>
      </w:r>
      <w:r>
        <w:rPr>
          <w:w w:val="105"/>
          <w:sz w:val="18"/>
        </w:rPr>
        <w:t>payment</w:t>
      </w:r>
      <w:r>
        <w:rPr>
          <w:spacing w:val="-9"/>
          <w:w w:val="105"/>
          <w:sz w:val="18"/>
        </w:rPr>
        <w:t xml:space="preserve"> </w:t>
      </w:r>
      <w:r>
        <w:rPr>
          <w:w w:val="105"/>
          <w:sz w:val="18"/>
        </w:rPr>
        <w:t>method</w:t>
      </w:r>
      <w:r>
        <w:rPr>
          <w:spacing w:val="-9"/>
          <w:w w:val="105"/>
          <w:sz w:val="18"/>
        </w:rPr>
        <w:t xml:space="preserve"> </w:t>
      </w:r>
      <w:r>
        <w:rPr>
          <w:w w:val="105"/>
          <w:sz w:val="18"/>
        </w:rPr>
        <w:t>is</w:t>
      </w:r>
      <w:r>
        <w:rPr>
          <w:spacing w:val="-9"/>
          <w:w w:val="105"/>
          <w:sz w:val="18"/>
        </w:rPr>
        <w:t xml:space="preserve"> </w:t>
      </w:r>
      <w:r>
        <w:rPr>
          <w:spacing w:val="-2"/>
          <w:w w:val="105"/>
          <w:sz w:val="18"/>
        </w:rPr>
        <w:t>available.</w:t>
      </w:r>
    </w:p>
    <w:p w14:paraId="1B630701">
      <w:pPr>
        <w:pStyle w:val="4"/>
        <w:numPr>
          <w:ilvl w:val="0"/>
          <w:numId w:val="27"/>
        </w:numPr>
        <w:tabs>
          <w:tab w:val="left" w:pos="517"/>
        </w:tabs>
        <w:ind w:left="517" w:hanging="255"/>
      </w:pPr>
      <w:r>
        <w:t xml:space="preserve">Success </w:t>
      </w:r>
      <w:r>
        <w:rPr>
          <w:spacing w:val="-2"/>
        </w:rPr>
        <w:t>Scenario</w:t>
      </w:r>
    </w:p>
    <w:p w14:paraId="41105F38">
      <w:pPr>
        <w:pStyle w:val="41"/>
        <w:numPr>
          <w:ilvl w:val="0"/>
          <w:numId w:val="50"/>
        </w:numPr>
        <w:tabs>
          <w:tab w:val="left" w:pos="478"/>
        </w:tabs>
        <w:spacing w:before="159"/>
        <w:ind w:left="478" w:hanging="216"/>
        <w:rPr>
          <w:sz w:val="18"/>
        </w:rPr>
      </w:pPr>
      <w:r>
        <w:rPr>
          <w:w w:val="105"/>
          <w:sz w:val="18"/>
        </w:rPr>
        <w:t>Customer</w:t>
      </w:r>
      <w:r>
        <w:rPr>
          <w:spacing w:val="-13"/>
          <w:w w:val="105"/>
          <w:sz w:val="18"/>
        </w:rPr>
        <w:t xml:space="preserve"> </w:t>
      </w:r>
      <w:r>
        <w:rPr>
          <w:w w:val="105"/>
          <w:sz w:val="18"/>
        </w:rPr>
        <w:t>confirms</w:t>
      </w:r>
      <w:r>
        <w:rPr>
          <w:spacing w:val="-13"/>
          <w:w w:val="105"/>
          <w:sz w:val="18"/>
        </w:rPr>
        <w:t xml:space="preserve"> </w:t>
      </w:r>
      <w:r>
        <w:rPr>
          <w:w w:val="105"/>
          <w:sz w:val="18"/>
        </w:rPr>
        <w:t>the</w:t>
      </w:r>
      <w:r>
        <w:rPr>
          <w:spacing w:val="-13"/>
          <w:w w:val="105"/>
          <w:sz w:val="18"/>
        </w:rPr>
        <w:t xml:space="preserve"> </w:t>
      </w:r>
      <w:r>
        <w:rPr>
          <w:spacing w:val="-2"/>
          <w:w w:val="105"/>
          <w:sz w:val="18"/>
        </w:rPr>
        <w:t>order.</w:t>
      </w:r>
    </w:p>
    <w:p w14:paraId="2C21C77A">
      <w:pPr>
        <w:pStyle w:val="41"/>
        <w:numPr>
          <w:ilvl w:val="0"/>
          <w:numId w:val="50"/>
        </w:numPr>
        <w:tabs>
          <w:tab w:val="left" w:pos="478"/>
        </w:tabs>
        <w:ind w:left="478" w:hanging="216"/>
        <w:rPr>
          <w:sz w:val="18"/>
        </w:rPr>
      </w:pPr>
      <w:r>
        <w:rPr>
          <w:w w:val="105"/>
          <w:sz w:val="18"/>
        </w:rPr>
        <w:t>The</w:t>
      </w:r>
      <w:r>
        <w:rPr>
          <w:spacing w:val="-13"/>
          <w:w w:val="105"/>
          <w:sz w:val="18"/>
        </w:rPr>
        <w:t xml:space="preserve"> </w:t>
      </w:r>
      <w:r>
        <w:rPr>
          <w:w w:val="105"/>
          <w:sz w:val="18"/>
        </w:rPr>
        <w:t>system</w:t>
      </w:r>
      <w:r>
        <w:rPr>
          <w:spacing w:val="-12"/>
          <w:w w:val="105"/>
          <w:sz w:val="18"/>
        </w:rPr>
        <w:t xml:space="preserve"> </w:t>
      </w:r>
      <w:r>
        <w:rPr>
          <w:w w:val="105"/>
          <w:sz w:val="18"/>
        </w:rPr>
        <w:t>displays</w:t>
      </w:r>
      <w:r>
        <w:rPr>
          <w:spacing w:val="-12"/>
          <w:w w:val="105"/>
          <w:sz w:val="18"/>
        </w:rPr>
        <w:t xml:space="preserve"> </w:t>
      </w:r>
      <w:r>
        <w:rPr>
          <w:w w:val="105"/>
          <w:sz w:val="18"/>
        </w:rPr>
        <w:t>the</w:t>
      </w:r>
      <w:r>
        <w:rPr>
          <w:spacing w:val="-12"/>
          <w:w w:val="105"/>
          <w:sz w:val="18"/>
        </w:rPr>
        <w:t xml:space="preserve"> </w:t>
      </w:r>
      <w:r>
        <w:rPr>
          <w:w w:val="105"/>
          <w:sz w:val="18"/>
        </w:rPr>
        <w:t>available</w:t>
      </w:r>
      <w:r>
        <w:rPr>
          <w:spacing w:val="-12"/>
          <w:w w:val="105"/>
          <w:sz w:val="18"/>
        </w:rPr>
        <w:t xml:space="preserve"> </w:t>
      </w:r>
      <w:r>
        <w:rPr>
          <w:w w:val="105"/>
          <w:sz w:val="18"/>
        </w:rPr>
        <w:t>payment</w:t>
      </w:r>
      <w:r>
        <w:rPr>
          <w:spacing w:val="-12"/>
          <w:w w:val="105"/>
          <w:sz w:val="18"/>
        </w:rPr>
        <w:t xml:space="preserve"> </w:t>
      </w:r>
      <w:r>
        <w:rPr>
          <w:spacing w:val="-2"/>
          <w:w w:val="105"/>
          <w:sz w:val="18"/>
        </w:rPr>
        <w:t>options.</w:t>
      </w:r>
    </w:p>
    <w:p w14:paraId="26EE6EE2">
      <w:pPr>
        <w:pStyle w:val="41"/>
        <w:numPr>
          <w:ilvl w:val="0"/>
          <w:numId w:val="50"/>
        </w:numPr>
        <w:tabs>
          <w:tab w:val="left" w:pos="478"/>
        </w:tabs>
        <w:ind w:left="478" w:hanging="216"/>
        <w:rPr>
          <w:sz w:val="18"/>
        </w:rPr>
      </w:pPr>
      <w:r>
        <w:rPr>
          <w:w w:val="105"/>
          <w:sz w:val="18"/>
        </w:rPr>
        <w:t>Customer</w:t>
      </w:r>
      <w:r>
        <w:rPr>
          <w:spacing w:val="-13"/>
          <w:w w:val="105"/>
          <w:sz w:val="18"/>
        </w:rPr>
        <w:t xml:space="preserve"> </w:t>
      </w:r>
      <w:r>
        <w:rPr>
          <w:w w:val="105"/>
          <w:sz w:val="18"/>
        </w:rPr>
        <w:t>selects</w:t>
      </w:r>
      <w:r>
        <w:rPr>
          <w:spacing w:val="-12"/>
          <w:w w:val="105"/>
          <w:sz w:val="18"/>
        </w:rPr>
        <w:t xml:space="preserve"> </w:t>
      </w:r>
      <w:r>
        <w:rPr>
          <w:w w:val="105"/>
          <w:sz w:val="18"/>
        </w:rPr>
        <w:t>a</w:t>
      </w:r>
      <w:r>
        <w:rPr>
          <w:spacing w:val="-12"/>
          <w:w w:val="105"/>
          <w:sz w:val="18"/>
        </w:rPr>
        <w:t xml:space="preserve"> </w:t>
      </w:r>
      <w:r>
        <w:rPr>
          <w:w w:val="105"/>
          <w:sz w:val="18"/>
        </w:rPr>
        <w:t>payment</w:t>
      </w:r>
      <w:r>
        <w:rPr>
          <w:spacing w:val="-12"/>
          <w:w w:val="105"/>
          <w:sz w:val="18"/>
        </w:rPr>
        <w:t xml:space="preserve"> </w:t>
      </w:r>
      <w:r>
        <w:rPr>
          <w:spacing w:val="-2"/>
          <w:w w:val="105"/>
          <w:sz w:val="18"/>
        </w:rPr>
        <w:t>method.</w:t>
      </w:r>
    </w:p>
    <w:p w14:paraId="2420AC98">
      <w:pPr>
        <w:pStyle w:val="41"/>
        <w:numPr>
          <w:ilvl w:val="0"/>
          <w:numId w:val="50"/>
        </w:numPr>
        <w:tabs>
          <w:tab w:val="left" w:pos="478"/>
        </w:tabs>
        <w:ind w:left="478" w:hanging="216"/>
        <w:rPr>
          <w:sz w:val="18"/>
        </w:rPr>
      </w:pPr>
      <w:r>
        <w:rPr>
          <w:w w:val="105"/>
          <w:sz w:val="18"/>
        </w:rPr>
        <w:t>Customer</w:t>
      </w:r>
      <w:r>
        <w:rPr>
          <w:spacing w:val="-14"/>
          <w:w w:val="105"/>
          <w:sz w:val="18"/>
        </w:rPr>
        <w:t xml:space="preserve"> </w:t>
      </w:r>
      <w:r>
        <w:rPr>
          <w:w w:val="105"/>
          <w:sz w:val="18"/>
        </w:rPr>
        <w:t>enters</w:t>
      </w:r>
      <w:r>
        <w:rPr>
          <w:spacing w:val="-13"/>
          <w:w w:val="105"/>
          <w:sz w:val="18"/>
        </w:rPr>
        <w:t xml:space="preserve"> </w:t>
      </w:r>
      <w:r>
        <w:rPr>
          <w:w w:val="105"/>
          <w:sz w:val="18"/>
        </w:rPr>
        <w:t>the</w:t>
      </w:r>
      <w:r>
        <w:rPr>
          <w:spacing w:val="-13"/>
          <w:w w:val="105"/>
          <w:sz w:val="18"/>
        </w:rPr>
        <w:t xml:space="preserve"> </w:t>
      </w:r>
      <w:r>
        <w:rPr>
          <w:w w:val="105"/>
          <w:sz w:val="18"/>
        </w:rPr>
        <w:t>required</w:t>
      </w:r>
      <w:r>
        <w:rPr>
          <w:spacing w:val="-13"/>
          <w:w w:val="105"/>
          <w:sz w:val="18"/>
        </w:rPr>
        <w:t xml:space="preserve"> </w:t>
      </w:r>
      <w:r>
        <w:rPr>
          <w:w w:val="105"/>
          <w:sz w:val="18"/>
        </w:rPr>
        <w:t>payment</w:t>
      </w:r>
      <w:r>
        <w:rPr>
          <w:spacing w:val="-13"/>
          <w:w w:val="105"/>
          <w:sz w:val="18"/>
        </w:rPr>
        <w:t xml:space="preserve"> </w:t>
      </w:r>
      <w:r>
        <w:rPr>
          <w:spacing w:val="-2"/>
          <w:w w:val="105"/>
          <w:sz w:val="18"/>
        </w:rPr>
        <w:t>information.</w:t>
      </w:r>
    </w:p>
    <w:p w14:paraId="148A0A8E">
      <w:pPr>
        <w:pStyle w:val="41"/>
        <w:numPr>
          <w:ilvl w:val="0"/>
          <w:numId w:val="50"/>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sends</w:t>
      </w:r>
      <w:r>
        <w:rPr>
          <w:spacing w:val="-11"/>
          <w:w w:val="105"/>
          <w:sz w:val="18"/>
        </w:rPr>
        <w:t xml:space="preserve"> </w:t>
      </w:r>
      <w:r>
        <w:rPr>
          <w:w w:val="105"/>
          <w:sz w:val="18"/>
        </w:rPr>
        <w:t>the</w:t>
      </w:r>
      <w:r>
        <w:rPr>
          <w:spacing w:val="-10"/>
          <w:w w:val="105"/>
          <w:sz w:val="18"/>
        </w:rPr>
        <w:t xml:space="preserve"> </w:t>
      </w:r>
      <w:r>
        <w:rPr>
          <w:w w:val="105"/>
          <w:sz w:val="18"/>
        </w:rPr>
        <w:t>payment</w:t>
      </w:r>
      <w:r>
        <w:rPr>
          <w:spacing w:val="-10"/>
          <w:w w:val="105"/>
          <w:sz w:val="18"/>
        </w:rPr>
        <w:t xml:space="preserve"> </w:t>
      </w:r>
      <w:r>
        <w:rPr>
          <w:w w:val="105"/>
          <w:sz w:val="18"/>
        </w:rPr>
        <w:t>request</w:t>
      </w:r>
      <w:r>
        <w:rPr>
          <w:spacing w:val="-11"/>
          <w:w w:val="105"/>
          <w:sz w:val="18"/>
        </w:rPr>
        <w:t xml:space="preserve"> </w:t>
      </w:r>
      <w:r>
        <w:rPr>
          <w:w w:val="105"/>
          <w:sz w:val="18"/>
        </w:rPr>
        <w:t>for</w:t>
      </w:r>
      <w:r>
        <w:rPr>
          <w:spacing w:val="-10"/>
          <w:w w:val="105"/>
          <w:sz w:val="18"/>
        </w:rPr>
        <w:t xml:space="preserve"> </w:t>
      </w:r>
      <w:r>
        <w:rPr>
          <w:spacing w:val="-2"/>
          <w:w w:val="105"/>
          <w:sz w:val="18"/>
        </w:rPr>
        <w:t>processing.</w:t>
      </w:r>
    </w:p>
    <w:p w14:paraId="0EC39A11">
      <w:pPr>
        <w:pStyle w:val="41"/>
        <w:numPr>
          <w:ilvl w:val="0"/>
          <w:numId w:val="50"/>
        </w:numPr>
        <w:tabs>
          <w:tab w:val="left" w:pos="478"/>
        </w:tabs>
        <w:ind w:left="478" w:hanging="216"/>
        <w:rPr>
          <w:sz w:val="18"/>
        </w:rPr>
      </w:pPr>
      <w:r>
        <w:rPr>
          <w:w w:val="105"/>
          <w:sz w:val="18"/>
        </w:rPr>
        <w:t>The</w:t>
      </w:r>
      <w:r>
        <w:rPr>
          <w:spacing w:val="-13"/>
          <w:w w:val="105"/>
          <w:sz w:val="18"/>
        </w:rPr>
        <w:t xml:space="preserve"> </w:t>
      </w:r>
      <w:r>
        <w:rPr>
          <w:w w:val="105"/>
          <w:sz w:val="18"/>
        </w:rPr>
        <w:t>payment</w:t>
      </w:r>
      <w:r>
        <w:rPr>
          <w:spacing w:val="-12"/>
          <w:w w:val="105"/>
          <w:sz w:val="18"/>
        </w:rPr>
        <w:t xml:space="preserve"> </w:t>
      </w:r>
      <w:r>
        <w:rPr>
          <w:w w:val="105"/>
          <w:sz w:val="18"/>
        </w:rPr>
        <w:t>service</w:t>
      </w:r>
      <w:r>
        <w:rPr>
          <w:spacing w:val="-12"/>
          <w:w w:val="105"/>
          <w:sz w:val="18"/>
        </w:rPr>
        <w:t xml:space="preserve"> </w:t>
      </w:r>
      <w:r>
        <w:rPr>
          <w:w w:val="105"/>
          <w:sz w:val="18"/>
        </w:rPr>
        <w:t>processes</w:t>
      </w:r>
      <w:r>
        <w:rPr>
          <w:spacing w:val="-12"/>
          <w:w w:val="105"/>
          <w:sz w:val="18"/>
        </w:rPr>
        <w:t xml:space="preserve"> </w:t>
      </w:r>
      <w:r>
        <w:rPr>
          <w:w w:val="105"/>
          <w:sz w:val="18"/>
        </w:rPr>
        <w:t>the</w:t>
      </w:r>
      <w:r>
        <w:rPr>
          <w:spacing w:val="-12"/>
          <w:w w:val="105"/>
          <w:sz w:val="18"/>
        </w:rPr>
        <w:t xml:space="preserve"> </w:t>
      </w:r>
      <w:r>
        <w:rPr>
          <w:spacing w:val="-2"/>
          <w:w w:val="105"/>
          <w:sz w:val="18"/>
        </w:rPr>
        <w:t>payment.</w:t>
      </w:r>
    </w:p>
    <w:p w14:paraId="00FA45A9">
      <w:pPr>
        <w:pStyle w:val="41"/>
        <w:numPr>
          <w:ilvl w:val="0"/>
          <w:numId w:val="50"/>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records</w:t>
      </w:r>
      <w:r>
        <w:rPr>
          <w:spacing w:val="-10"/>
          <w:w w:val="105"/>
          <w:sz w:val="18"/>
        </w:rPr>
        <w:t xml:space="preserve"> </w:t>
      </w:r>
      <w:r>
        <w:rPr>
          <w:w w:val="105"/>
          <w:sz w:val="18"/>
        </w:rPr>
        <w:t>the</w:t>
      </w:r>
      <w:r>
        <w:rPr>
          <w:spacing w:val="-10"/>
          <w:w w:val="105"/>
          <w:sz w:val="18"/>
        </w:rPr>
        <w:t xml:space="preserve"> </w:t>
      </w:r>
      <w:r>
        <w:rPr>
          <w:spacing w:val="-2"/>
          <w:w w:val="105"/>
          <w:sz w:val="18"/>
        </w:rPr>
        <w:t>payment.</w:t>
      </w:r>
    </w:p>
    <w:p w14:paraId="1C4F22D0">
      <w:pPr>
        <w:pStyle w:val="41"/>
        <w:numPr>
          <w:ilvl w:val="0"/>
          <w:numId w:val="50"/>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1"/>
          <w:w w:val="105"/>
          <w:sz w:val="18"/>
        </w:rPr>
        <w:t xml:space="preserve"> </w:t>
      </w:r>
      <w:r>
        <w:rPr>
          <w:w w:val="105"/>
          <w:sz w:val="18"/>
        </w:rPr>
        <w:t>displays</w:t>
      </w:r>
      <w:r>
        <w:rPr>
          <w:spacing w:val="-11"/>
          <w:w w:val="105"/>
          <w:sz w:val="18"/>
        </w:rPr>
        <w:t xml:space="preserve"> </w:t>
      </w:r>
      <w:r>
        <w:rPr>
          <w:w w:val="105"/>
          <w:sz w:val="18"/>
        </w:rPr>
        <w:t>a</w:t>
      </w:r>
      <w:r>
        <w:rPr>
          <w:spacing w:val="-11"/>
          <w:w w:val="105"/>
          <w:sz w:val="18"/>
        </w:rPr>
        <w:t xml:space="preserve"> </w:t>
      </w:r>
      <w:r>
        <w:rPr>
          <w:w w:val="105"/>
          <w:sz w:val="18"/>
        </w:rPr>
        <w:t>payment</w:t>
      </w:r>
      <w:r>
        <w:rPr>
          <w:spacing w:val="-10"/>
          <w:w w:val="105"/>
          <w:sz w:val="18"/>
        </w:rPr>
        <w:t xml:space="preserve"> </w:t>
      </w:r>
      <w:r>
        <w:rPr>
          <w:spacing w:val="-2"/>
          <w:w w:val="105"/>
          <w:sz w:val="18"/>
        </w:rPr>
        <w:t>confirmation.</w:t>
      </w:r>
    </w:p>
    <w:p w14:paraId="22F744CE">
      <w:pPr>
        <w:pStyle w:val="4"/>
        <w:numPr>
          <w:ilvl w:val="0"/>
          <w:numId w:val="27"/>
        </w:numPr>
        <w:tabs>
          <w:tab w:val="left" w:pos="517"/>
        </w:tabs>
        <w:ind w:left="517" w:hanging="255"/>
      </w:pPr>
      <w:r>
        <w:t xml:space="preserve">Alternative </w:t>
      </w:r>
      <w:r>
        <w:rPr>
          <w:spacing w:val="-2"/>
        </w:rPr>
        <w:t>Scenario</w:t>
      </w:r>
    </w:p>
    <w:p w14:paraId="03175D82">
      <w:pPr>
        <w:pStyle w:val="41"/>
        <w:numPr>
          <w:ilvl w:val="0"/>
          <w:numId w:val="51"/>
        </w:numPr>
        <w:spacing w:before="158"/>
        <w:rPr>
          <w:sz w:val="18"/>
        </w:rPr>
      </w:pPr>
      <w:r>
        <w:rPr>
          <w:w w:val="105"/>
          <w:sz w:val="18"/>
        </w:rPr>
        <w:t>The</w:t>
      </w:r>
      <w:r>
        <w:rPr>
          <w:spacing w:val="-11"/>
          <w:w w:val="105"/>
          <w:sz w:val="18"/>
        </w:rPr>
        <w:t xml:space="preserve"> </w:t>
      </w:r>
      <w:r>
        <w:rPr>
          <w:w w:val="105"/>
          <w:sz w:val="18"/>
        </w:rPr>
        <w:t>payment</w:t>
      </w:r>
      <w:r>
        <w:rPr>
          <w:spacing w:val="-11"/>
          <w:w w:val="105"/>
          <w:sz w:val="18"/>
        </w:rPr>
        <w:t xml:space="preserve"> </w:t>
      </w:r>
      <w:r>
        <w:rPr>
          <w:w w:val="105"/>
          <w:sz w:val="18"/>
        </w:rPr>
        <w:t>information</w:t>
      </w:r>
      <w:r>
        <w:rPr>
          <w:spacing w:val="-10"/>
          <w:w w:val="105"/>
          <w:sz w:val="18"/>
        </w:rPr>
        <w:t xml:space="preserve"> </w:t>
      </w:r>
      <w:r>
        <w:rPr>
          <w:w w:val="105"/>
          <w:sz w:val="18"/>
        </w:rPr>
        <w:t>is</w:t>
      </w:r>
      <w:r>
        <w:rPr>
          <w:spacing w:val="-11"/>
          <w:w w:val="105"/>
          <w:sz w:val="18"/>
        </w:rPr>
        <w:t xml:space="preserve"> </w:t>
      </w:r>
      <w:r>
        <w:rPr>
          <w:w w:val="105"/>
          <w:sz w:val="18"/>
        </w:rPr>
        <w:t>incorrect</w:t>
      </w:r>
      <w:r>
        <w:rPr>
          <w:spacing w:val="-11"/>
          <w:w w:val="105"/>
          <w:sz w:val="18"/>
        </w:rPr>
        <w:t xml:space="preserve"> </w:t>
      </w:r>
      <w:r>
        <w:rPr>
          <w:w w:val="105"/>
          <w:sz w:val="18"/>
        </w:rPr>
        <w:t>or</w:t>
      </w:r>
      <w:r>
        <w:rPr>
          <w:spacing w:val="-11"/>
          <w:w w:val="105"/>
          <w:sz w:val="18"/>
        </w:rPr>
        <w:t xml:space="preserve"> </w:t>
      </w:r>
      <w:r>
        <w:rPr>
          <w:w w:val="105"/>
          <w:sz w:val="18"/>
        </w:rPr>
        <w:t>the</w:t>
      </w:r>
      <w:r>
        <w:rPr>
          <w:spacing w:val="-11"/>
          <w:w w:val="105"/>
          <w:sz w:val="18"/>
        </w:rPr>
        <w:t xml:space="preserve"> </w:t>
      </w:r>
      <w:r>
        <w:rPr>
          <w:w w:val="105"/>
          <w:sz w:val="18"/>
        </w:rPr>
        <w:t>payment</w:t>
      </w:r>
      <w:r>
        <w:rPr>
          <w:spacing w:val="-10"/>
          <w:w w:val="105"/>
          <w:sz w:val="18"/>
        </w:rPr>
        <w:t xml:space="preserve"> </w:t>
      </w:r>
      <w:r>
        <w:rPr>
          <w:w w:val="105"/>
          <w:sz w:val="18"/>
        </w:rPr>
        <w:t>is</w:t>
      </w:r>
      <w:r>
        <w:rPr>
          <w:spacing w:val="-11"/>
          <w:w w:val="105"/>
          <w:sz w:val="18"/>
        </w:rPr>
        <w:t xml:space="preserve"> </w:t>
      </w:r>
      <w:r>
        <w:rPr>
          <w:spacing w:val="-2"/>
          <w:w w:val="105"/>
          <w:sz w:val="18"/>
        </w:rPr>
        <w:t>declined.</w:t>
      </w:r>
    </w:p>
    <w:p w14:paraId="326AE4B6">
      <w:pPr>
        <w:pStyle w:val="41"/>
        <w:numPr>
          <w:ilvl w:val="0"/>
          <w:numId w:val="51"/>
        </w:numPr>
        <w:tabs>
          <w:tab w:val="left" w:pos="478"/>
        </w:tabs>
        <w:rPr>
          <w:sz w:val="18"/>
        </w:rPr>
      </w:pPr>
      <w:r>
        <w:rPr>
          <w:w w:val="105"/>
          <w:sz w:val="18"/>
        </w:rPr>
        <w:t>The</w:t>
      </w:r>
      <w:r>
        <w:rPr>
          <w:spacing w:val="-11"/>
          <w:w w:val="105"/>
          <w:sz w:val="18"/>
        </w:rPr>
        <w:t xml:space="preserve"> </w:t>
      </w:r>
      <w:r>
        <w:rPr>
          <w:w w:val="105"/>
          <w:sz w:val="18"/>
        </w:rPr>
        <w:t>system</w:t>
      </w:r>
      <w:r>
        <w:rPr>
          <w:spacing w:val="-11"/>
          <w:w w:val="105"/>
          <w:sz w:val="18"/>
        </w:rPr>
        <w:t xml:space="preserve"> </w:t>
      </w:r>
      <w:r>
        <w:rPr>
          <w:w w:val="105"/>
          <w:sz w:val="18"/>
        </w:rPr>
        <w:t>displays</w:t>
      </w:r>
      <w:r>
        <w:rPr>
          <w:spacing w:val="-11"/>
          <w:w w:val="105"/>
          <w:sz w:val="18"/>
        </w:rPr>
        <w:t xml:space="preserve"> </w:t>
      </w:r>
      <w:r>
        <w:rPr>
          <w:w w:val="105"/>
          <w:sz w:val="18"/>
        </w:rPr>
        <w:t>a</w:t>
      </w:r>
      <w:r>
        <w:rPr>
          <w:spacing w:val="-11"/>
          <w:w w:val="105"/>
          <w:sz w:val="18"/>
        </w:rPr>
        <w:t xml:space="preserve"> </w:t>
      </w:r>
      <w:r>
        <w:rPr>
          <w:w w:val="105"/>
          <w:sz w:val="18"/>
        </w:rPr>
        <w:t>payment</w:t>
      </w:r>
      <w:r>
        <w:rPr>
          <w:spacing w:val="-11"/>
          <w:w w:val="105"/>
          <w:sz w:val="18"/>
        </w:rPr>
        <w:t xml:space="preserve"> </w:t>
      </w:r>
      <w:r>
        <w:rPr>
          <w:w w:val="105"/>
          <w:sz w:val="18"/>
        </w:rPr>
        <w:t>failure</w:t>
      </w:r>
      <w:r>
        <w:rPr>
          <w:spacing w:val="-11"/>
          <w:w w:val="105"/>
          <w:sz w:val="18"/>
        </w:rPr>
        <w:t xml:space="preserve"> </w:t>
      </w:r>
      <w:r>
        <w:rPr>
          <w:spacing w:val="-2"/>
          <w:w w:val="105"/>
          <w:sz w:val="18"/>
        </w:rPr>
        <w:t>message.</w:t>
      </w:r>
    </w:p>
    <w:p w14:paraId="49D4D6D9">
      <w:pPr>
        <w:pStyle w:val="41"/>
        <w:numPr>
          <w:ilvl w:val="0"/>
          <w:numId w:val="51"/>
        </w:numPr>
        <w:tabs>
          <w:tab w:val="left" w:pos="478"/>
        </w:tabs>
        <w:rPr>
          <w:sz w:val="18"/>
        </w:rPr>
      </w:pPr>
      <w:r>
        <w:rPr>
          <w:w w:val="105"/>
          <w:sz w:val="18"/>
        </w:rPr>
        <w:t>The</w:t>
      </w:r>
      <w:r>
        <w:rPr>
          <w:spacing w:val="-13"/>
          <w:w w:val="105"/>
          <w:sz w:val="18"/>
        </w:rPr>
        <w:t xml:space="preserve"> </w:t>
      </w:r>
      <w:r>
        <w:rPr>
          <w:w w:val="105"/>
          <w:sz w:val="18"/>
        </w:rPr>
        <w:t>customer</w:t>
      </w:r>
      <w:r>
        <w:rPr>
          <w:spacing w:val="-13"/>
          <w:w w:val="105"/>
          <w:sz w:val="18"/>
        </w:rPr>
        <w:t xml:space="preserve"> </w:t>
      </w:r>
      <w:r>
        <w:rPr>
          <w:w w:val="105"/>
          <w:sz w:val="18"/>
        </w:rPr>
        <w:t>corrects</w:t>
      </w:r>
      <w:r>
        <w:rPr>
          <w:spacing w:val="-12"/>
          <w:w w:val="105"/>
          <w:sz w:val="18"/>
        </w:rPr>
        <w:t xml:space="preserve"> </w:t>
      </w:r>
      <w:r>
        <w:rPr>
          <w:w w:val="105"/>
          <w:sz w:val="18"/>
        </w:rPr>
        <w:t>the</w:t>
      </w:r>
      <w:r>
        <w:rPr>
          <w:spacing w:val="-13"/>
          <w:w w:val="105"/>
          <w:sz w:val="18"/>
        </w:rPr>
        <w:t xml:space="preserve"> </w:t>
      </w:r>
      <w:r>
        <w:rPr>
          <w:w w:val="105"/>
          <w:sz w:val="18"/>
        </w:rPr>
        <w:t>payment</w:t>
      </w:r>
      <w:r>
        <w:rPr>
          <w:spacing w:val="-12"/>
          <w:w w:val="105"/>
          <w:sz w:val="18"/>
        </w:rPr>
        <w:t xml:space="preserve"> </w:t>
      </w:r>
      <w:r>
        <w:rPr>
          <w:w w:val="105"/>
          <w:sz w:val="18"/>
        </w:rPr>
        <w:t>information</w:t>
      </w:r>
      <w:r>
        <w:rPr>
          <w:spacing w:val="-13"/>
          <w:w w:val="105"/>
          <w:sz w:val="18"/>
        </w:rPr>
        <w:t xml:space="preserve"> </w:t>
      </w:r>
      <w:r>
        <w:rPr>
          <w:w w:val="105"/>
          <w:sz w:val="18"/>
        </w:rPr>
        <w:t>or</w:t>
      </w:r>
      <w:r>
        <w:rPr>
          <w:spacing w:val="-13"/>
          <w:w w:val="105"/>
          <w:sz w:val="18"/>
        </w:rPr>
        <w:t xml:space="preserve"> </w:t>
      </w:r>
      <w:r>
        <w:rPr>
          <w:w w:val="105"/>
          <w:sz w:val="18"/>
        </w:rPr>
        <w:t>selects</w:t>
      </w:r>
      <w:r>
        <w:rPr>
          <w:spacing w:val="-12"/>
          <w:w w:val="105"/>
          <w:sz w:val="18"/>
        </w:rPr>
        <w:t xml:space="preserve"> </w:t>
      </w:r>
      <w:r>
        <w:rPr>
          <w:w w:val="105"/>
          <w:sz w:val="18"/>
        </w:rPr>
        <w:t>another</w:t>
      </w:r>
      <w:r>
        <w:rPr>
          <w:spacing w:val="-13"/>
          <w:w w:val="105"/>
          <w:sz w:val="18"/>
        </w:rPr>
        <w:t xml:space="preserve"> </w:t>
      </w:r>
      <w:r>
        <w:rPr>
          <w:w w:val="105"/>
          <w:sz w:val="18"/>
        </w:rPr>
        <w:t>payment</w:t>
      </w:r>
      <w:r>
        <w:rPr>
          <w:spacing w:val="-12"/>
          <w:w w:val="105"/>
          <w:sz w:val="18"/>
        </w:rPr>
        <w:t xml:space="preserve"> </w:t>
      </w:r>
      <w:r>
        <w:rPr>
          <w:spacing w:val="-2"/>
          <w:w w:val="105"/>
          <w:sz w:val="18"/>
        </w:rPr>
        <w:t>method.</w:t>
      </w:r>
    </w:p>
    <w:p w14:paraId="054328ED">
      <w:pPr>
        <w:pStyle w:val="41"/>
        <w:numPr>
          <w:ilvl w:val="0"/>
          <w:numId w:val="51"/>
        </w:numPr>
        <w:tabs>
          <w:tab w:val="left" w:pos="478"/>
        </w:tabs>
        <w:spacing w:before="184"/>
        <w:rPr>
          <w:sz w:val="18"/>
        </w:rPr>
      </w:pPr>
      <w:r>
        <w:rPr>
          <w:w w:val="105"/>
          <w:sz w:val="18"/>
        </w:rPr>
        <w:t>The</w:t>
      </w:r>
      <w:r>
        <w:rPr>
          <w:spacing w:val="-11"/>
          <w:w w:val="105"/>
          <w:sz w:val="18"/>
        </w:rPr>
        <w:t xml:space="preserve"> </w:t>
      </w:r>
      <w:r>
        <w:rPr>
          <w:w w:val="105"/>
          <w:sz w:val="18"/>
        </w:rPr>
        <w:t>customer</w:t>
      </w:r>
      <w:r>
        <w:rPr>
          <w:spacing w:val="-11"/>
          <w:w w:val="105"/>
          <w:sz w:val="18"/>
        </w:rPr>
        <w:t xml:space="preserve"> </w:t>
      </w:r>
      <w:r>
        <w:rPr>
          <w:w w:val="105"/>
          <w:sz w:val="18"/>
        </w:rPr>
        <w:t>tries</w:t>
      </w:r>
      <w:r>
        <w:rPr>
          <w:spacing w:val="-11"/>
          <w:w w:val="105"/>
          <w:sz w:val="18"/>
        </w:rPr>
        <w:t xml:space="preserve"> </w:t>
      </w:r>
      <w:r>
        <w:rPr>
          <w:w w:val="105"/>
          <w:sz w:val="18"/>
        </w:rPr>
        <w:t>the</w:t>
      </w:r>
      <w:r>
        <w:rPr>
          <w:spacing w:val="-11"/>
          <w:w w:val="105"/>
          <w:sz w:val="18"/>
        </w:rPr>
        <w:t xml:space="preserve"> </w:t>
      </w:r>
      <w:r>
        <w:rPr>
          <w:w w:val="105"/>
          <w:sz w:val="18"/>
        </w:rPr>
        <w:t>payment</w:t>
      </w:r>
      <w:r>
        <w:rPr>
          <w:spacing w:val="-11"/>
          <w:w w:val="105"/>
          <w:sz w:val="18"/>
        </w:rPr>
        <w:t xml:space="preserve"> </w:t>
      </w:r>
      <w:r>
        <w:rPr>
          <w:spacing w:val="-2"/>
          <w:w w:val="105"/>
          <w:sz w:val="18"/>
        </w:rPr>
        <w:t>again.</w:t>
      </w:r>
    </w:p>
    <w:p w14:paraId="7C85BF0C">
      <w:pPr>
        <w:pStyle w:val="4"/>
        <w:numPr>
          <w:ilvl w:val="0"/>
          <w:numId w:val="27"/>
        </w:numPr>
        <w:tabs>
          <w:tab w:val="left" w:pos="517"/>
        </w:tabs>
        <w:ind w:left="517" w:hanging="255"/>
      </w:pPr>
      <w:r>
        <w:rPr>
          <w:spacing w:val="-2"/>
        </w:rPr>
        <w:t>Postconditions</w:t>
      </w:r>
    </w:p>
    <w:p w14:paraId="31FF1CFB">
      <w:pPr>
        <w:pStyle w:val="41"/>
        <w:numPr>
          <w:ilvl w:val="1"/>
          <w:numId w:val="27"/>
        </w:numPr>
        <w:tabs>
          <w:tab w:val="left" w:pos="378"/>
        </w:tabs>
        <w:spacing w:before="158"/>
        <w:ind w:left="378" w:hanging="116"/>
        <w:rPr>
          <w:sz w:val="18"/>
        </w:rPr>
      </w:pPr>
      <w:r>
        <w:rPr>
          <w:w w:val="105"/>
          <w:sz w:val="18"/>
        </w:rPr>
        <w:t>Successful</w:t>
      </w:r>
      <w:r>
        <w:rPr>
          <w:spacing w:val="-13"/>
          <w:w w:val="105"/>
          <w:sz w:val="18"/>
        </w:rPr>
        <w:t xml:space="preserve"> </w:t>
      </w:r>
      <w:r>
        <w:rPr>
          <w:w w:val="105"/>
          <w:sz w:val="18"/>
        </w:rPr>
        <w:t>payment</w:t>
      </w:r>
      <w:r>
        <w:rPr>
          <w:spacing w:val="-13"/>
          <w:w w:val="105"/>
          <w:sz w:val="18"/>
        </w:rPr>
        <w:t xml:space="preserve"> </w:t>
      </w:r>
      <w:r>
        <w:rPr>
          <w:w w:val="105"/>
          <w:sz w:val="18"/>
        </w:rPr>
        <w:t>is</w:t>
      </w:r>
      <w:r>
        <w:rPr>
          <w:spacing w:val="-13"/>
          <w:w w:val="105"/>
          <w:sz w:val="18"/>
        </w:rPr>
        <w:t xml:space="preserve"> </w:t>
      </w:r>
      <w:r>
        <w:rPr>
          <w:spacing w:val="-2"/>
          <w:w w:val="105"/>
          <w:sz w:val="18"/>
        </w:rPr>
        <w:t>recorded.</w:t>
      </w:r>
    </w:p>
    <w:p w14:paraId="23079922">
      <w:pPr>
        <w:pStyle w:val="41"/>
        <w:numPr>
          <w:ilvl w:val="1"/>
          <w:numId w:val="27"/>
        </w:numPr>
        <w:tabs>
          <w:tab w:val="left" w:pos="378"/>
        </w:tabs>
        <w:ind w:left="378" w:hanging="116"/>
        <w:rPr>
          <w:sz w:val="18"/>
        </w:rPr>
      </w:pPr>
      <w:r>
        <w:rPr>
          <w:w w:val="105"/>
          <w:sz w:val="18"/>
        </w:rPr>
        <w:t>The</w:t>
      </w:r>
      <w:r>
        <w:rPr>
          <w:spacing w:val="-9"/>
          <w:w w:val="105"/>
          <w:sz w:val="18"/>
        </w:rPr>
        <w:t xml:space="preserve"> </w:t>
      </w:r>
      <w:r>
        <w:rPr>
          <w:w w:val="105"/>
          <w:sz w:val="18"/>
        </w:rPr>
        <w:t>order</w:t>
      </w:r>
      <w:r>
        <w:rPr>
          <w:spacing w:val="-8"/>
          <w:w w:val="105"/>
          <w:sz w:val="18"/>
        </w:rPr>
        <w:t xml:space="preserve"> </w:t>
      </w:r>
      <w:r>
        <w:rPr>
          <w:w w:val="105"/>
          <w:sz w:val="18"/>
        </w:rPr>
        <w:t>is</w:t>
      </w:r>
      <w:r>
        <w:rPr>
          <w:spacing w:val="-8"/>
          <w:w w:val="105"/>
          <w:sz w:val="18"/>
        </w:rPr>
        <w:t xml:space="preserve"> </w:t>
      </w:r>
      <w:r>
        <w:rPr>
          <w:w w:val="105"/>
          <w:sz w:val="18"/>
        </w:rPr>
        <w:t>ready</w:t>
      </w:r>
      <w:r>
        <w:rPr>
          <w:spacing w:val="-9"/>
          <w:w w:val="105"/>
          <w:sz w:val="18"/>
        </w:rPr>
        <w:t xml:space="preserve"> </w:t>
      </w:r>
      <w:r>
        <w:rPr>
          <w:w w:val="105"/>
          <w:sz w:val="18"/>
        </w:rPr>
        <w:t>for</w:t>
      </w:r>
      <w:r>
        <w:rPr>
          <w:spacing w:val="-8"/>
          <w:w w:val="105"/>
          <w:sz w:val="18"/>
        </w:rPr>
        <w:t xml:space="preserve"> </w:t>
      </w:r>
      <w:r>
        <w:rPr>
          <w:w w:val="105"/>
          <w:sz w:val="18"/>
        </w:rPr>
        <w:t>further</w:t>
      </w:r>
      <w:r>
        <w:rPr>
          <w:spacing w:val="-8"/>
          <w:w w:val="105"/>
          <w:sz w:val="18"/>
        </w:rPr>
        <w:t xml:space="preserve"> </w:t>
      </w:r>
      <w:r>
        <w:rPr>
          <w:spacing w:val="-2"/>
          <w:w w:val="105"/>
          <w:sz w:val="18"/>
        </w:rPr>
        <w:t>processing.</w:t>
      </w:r>
    </w:p>
    <w:p w14:paraId="758A7FEB">
      <w:pPr>
        <w:pStyle w:val="4"/>
      </w:pPr>
      <w:r>
        <w:t xml:space="preserve">User </w:t>
      </w:r>
      <w:r>
        <w:rPr>
          <w:spacing w:val="-2"/>
        </w:rPr>
        <w:t>Stories</w:t>
      </w:r>
    </w:p>
    <w:p w14:paraId="5D5A6104">
      <w:pPr>
        <w:pStyle w:val="13"/>
        <w:spacing w:before="159"/>
        <w:ind w:left="262" w:firstLine="0"/>
        <w:rPr>
          <w:b/>
          <w:bCs/>
          <w:spacing w:val="-10"/>
          <w:w w:val="105"/>
        </w:rPr>
      </w:pPr>
      <w:r>
        <w:rPr>
          <w:b/>
          <w:bCs/>
          <w:w w:val="105"/>
        </w:rPr>
        <w:t>User</w:t>
      </w:r>
      <w:r>
        <w:rPr>
          <w:b/>
          <w:bCs/>
          <w:spacing w:val="-10"/>
          <w:w w:val="105"/>
        </w:rPr>
        <w:t xml:space="preserve"> </w:t>
      </w:r>
      <w:r>
        <w:rPr>
          <w:b/>
          <w:bCs/>
          <w:w w:val="105"/>
        </w:rPr>
        <w:t>Story</w:t>
      </w:r>
      <w:r>
        <w:rPr>
          <w:b/>
          <w:bCs/>
          <w:spacing w:val="-10"/>
          <w:w w:val="105"/>
        </w:rPr>
        <w:t xml:space="preserve"> </w:t>
      </w:r>
      <w:r>
        <w:rPr>
          <w:b/>
          <w:bCs/>
          <w:w w:val="105"/>
        </w:rPr>
        <w:t>1:</w:t>
      </w:r>
      <w:r>
        <w:rPr>
          <w:b/>
          <w:bCs/>
          <w:spacing w:val="-10"/>
          <w:w w:val="105"/>
        </w:rPr>
        <w:t xml:space="preserve"> </w:t>
      </w:r>
    </w:p>
    <w:p w14:paraId="6F48C006">
      <w:pPr>
        <w:pStyle w:val="13"/>
        <w:spacing w:before="159"/>
        <w:rPr>
          <w:b/>
          <w:bCs/>
          <w:spacing w:val="-10"/>
          <w:w w:val="105"/>
        </w:rPr>
      </w:pPr>
    </w:p>
    <w:p w14:paraId="54FBA3C2">
      <w:pPr>
        <w:pStyle w:val="13"/>
        <w:spacing w:before="159"/>
        <w:ind w:left="262" w:firstLine="0"/>
        <w:rPr>
          <w:spacing w:val="-10"/>
          <w:w w:val="105"/>
        </w:rPr>
      </w:pPr>
      <w:r>
        <w:rPr>
          <w:spacing w:val="-10"/>
          <w:w w:val="105"/>
        </w:rPr>
        <w:t xml:space="preserve">As a customer, I want to pay for my order through the available payment options so that my order can be </w:t>
      </w:r>
    </w:p>
    <w:p w14:paraId="54C633CD">
      <w:pPr>
        <w:pStyle w:val="13"/>
        <w:spacing w:before="159"/>
        <w:ind w:left="262" w:firstLine="0"/>
        <w:rPr>
          <w:spacing w:val="-10"/>
          <w:w w:val="105"/>
        </w:rPr>
      </w:pPr>
      <w:r>
        <w:rPr>
          <w:spacing w:val="-10"/>
          <w:w w:val="105"/>
        </w:rPr>
        <w:t>processed successfully.</w:t>
      </w:r>
    </w:p>
    <w:p w14:paraId="52BE0FA5">
      <w:pPr>
        <w:pStyle w:val="13"/>
        <w:spacing w:before="159"/>
        <w:ind w:left="262" w:firstLine="0"/>
        <w:rPr>
          <w:b/>
          <w:bCs/>
        </w:rPr>
      </w:pPr>
      <w:r>
        <w:rPr>
          <w:b/>
          <w:bCs/>
          <w:w w:val="105"/>
        </w:rPr>
        <w:t>Making</w:t>
      </w:r>
      <w:r>
        <w:rPr>
          <w:b/>
          <w:bCs/>
          <w:spacing w:val="-10"/>
          <w:w w:val="105"/>
        </w:rPr>
        <w:t xml:space="preserve"> </w:t>
      </w:r>
      <w:r>
        <w:rPr>
          <w:b/>
          <w:bCs/>
          <w:w w:val="105"/>
        </w:rPr>
        <w:t>payment</w:t>
      </w:r>
      <w:r>
        <w:rPr>
          <w:b/>
          <w:bCs/>
          <w:spacing w:val="-10"/>
          <w:w w:val="105"/>
        </w:rPr>
        <w:t xml:space="preserve"> </w:t>
      </w:r>
      <w:r>
        <w:rPr>
          <w:b/>
          <w:bCs/>
          <w:w w:val="105"/>
        </w:rPr>
        <w:t>for</w:t>
      </w:r>
      <w:r>
        <w:rPr>
          <w:b/>
          <w:bCs/>
          <w:spacing w:val="-9"/>
          <w:w w:val="105"/>
        </w:rPr>
        <w:t xml:space="preserve"> </w:t>
      </w:r>
      <w:r>
        <w:rPr>
          <w:b/>
          <w:bCs/>
          <w:w w:val="105"/>
        </w:rPr>
        <w:t>an</w:t>
      </w:r>
      <w:r>
        <w:rPr>
          <w:b/>
          <w:bCs/>
          <w:spacing w:val="-10"/>
          <w:w w:val="105"/>
        </w:rPr>
        <w:t xml:space="preserve"> </w:t>
      </w:r>
      <w:r>
        <w:rPr>
          <w:b/>
          <w:bCs/>
          <w:spacing w:val="-2"/>
          <w:w w:val="105"/>
        </w:rPr>
        <w:t>order</w:t>
      </w:r>
    </w:p>
    <w:p w14:paraId="606B146A">
      <w:pPr>
        <w:pStyle w:val="41"/>
        <w:numPr>
          <w:ilvl w:val="2"/>
          <w:numId w:val="52"/>
        </w:numPr>
        <w:tabs>
          <w:tab w:val="left" w:pos="694"/>
        </w:tabs>
        <w:spacing w:before="167"/>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06FB20CB">
      <w:pPr>
        <w:pStyle w:val="41"/>
        <w:numPr>
          <w:ilvl w:val="2"/>
          <w:numId w:val="52"/>
        </w:numPr>
        <w:tabs>
          <w:tab w:val="left" w:pos="694"/>
        </w:tabs>
        <w:spacing w:before="154"/>
        <w:rPr>
          <w:sz w:val="18"/>
        </w:rPr>
      </w:pPr>
      <w:r>
        <w:rPr>
          <w:rFonts w:ascii="Arial" w:hAnsi="Arial"/>
          <w:b/>
          <w:sz w:val="18"/>
        </w:rPr>
        <w:t>What:</w:t>
      </w:r>
      <w:r>
        <w:rPr>
          <w:rFonts w:ascii="Arial" w:hAnsi="Arial"/>
          <w:b/>
          <w:spacing w:val="3"/>
          <w:sz w:val="18"/>
        </w:rPr>
        <w:t xml:space="preserve"> </w:t>
      </w:r>
      <w:r>
        <w:rPr>
          <w:sz w:val="18"/>
        </w:rPr>
        <w:t>I</w:t>
      </w:r>
      <w:r>
        <w:rPr>
          <w:spacing w:val="4"/>
          <w:sz w:val="18"/>
        </w:rPr>
        <w:t xml:space="preserve"> </w:t>
      </w:r>
      <w:r>
        <w:rPr>
          <w:sz w:val="18"/>
        </w:rPr>
        <w:t>want</w:t>
      </w:r>
      <w:r>
        <w:rPr>
          <w:spacing w:val="4"/>
          <w:sz w:val="18"/>
        </w:rPr>
        <w:t xml:space="preserve"> </w:t>
      </w:r>
      <w:r>
        <w:rPr>
          <w:sz w:val="18"/>
        </w:rPr>
        <w:t>to</w:t>
      </w:r>
      <w:r>
        <w:rPr>
          <w:spacing w:val="4"/>
          <w:sz w:val="18"/>
        </w:rPr>
        <w:t xml:space="preserve"> </w:t>
      </w:r>
      <w:r>
        <w:rPr>
          <w:sz w:val="18"/>
        </w:rPr>
        <w:t>select</w:t>
      </w:r>
      <w:r>
        <w:rPr>
          <w:spacing w:val="4"/>
          <w:sz w:val="18"/>
        </w:rPr>
        <w:t xml:space="preserve"> </w:t>
      </w:r>
      <w:r>
        <w:rPr>
          <w:sz w:val="18"/>
        </w:rPr>
        <w:t>a</w:t>
      </w:r>
      <w:r>
        <w:rPr>
          <w:spacing w:val="3"/>
          <w:sz w:val="18"/>
        </w:rPr>
        <w:t xml:space="preserve"> </w:t>
      </w:r>
      <w:r>
        <w:rPr>
          <w:sz w:val="18"/>
        </w:rPr>
        <w:t>payment</w:t>
      </w:r>
      <w:r>
        <w:rPr>
          <w:spacing w:val="4"/>
          <w:sz w:val="18"/>
        </w:rPr>
        <w:t xml:space="preserve"> </w:t>
      </w:r>
      <w:r>
        <w:rPr>
          <w:sz w:val="18"/>
        </w:rPr>
        <w:t>method</w:t>
      </w:r>
      <w:r>
        <w:rPr>
          <w:spacing w:val="4"/>
          <w:sz w:val="18"/>
        </w:rPr>
        <w:t xml:space="preserve"> </w:t>
      </w:r>
      <w:r>
        <w:rPr>
          <w:sz w:val="18"/>
        </w:rPr>
        <w:t>and</w:t>
      </w:r>
      <w:r>
        <w:rPr>
          <w:spacing w:val="4"/>
          <w:sz w:val="18"/>
        </w:rPr>
        <w:t xml:space="preserve"> </w:t>
      </w:r>
      <w:r>
        <w:rPr>
          <w:sz w:val="18"/>
        </w:rPr>
        <w:t>enter</w:t>
      </w:r>
      <w:r>
        <w:rPr>
          <w:spacing w:val="4"/>
          <w:sz w:val="18"/>
        </w:rPr>
        <w:t xml:space="preserve"> </w:t>
      </w:r>
      <w:r>
        <w:rPr>
          <w:sz w:val="18"/>
        </w:rPr>
        <w:t>my</w:t>
      </w:r>
      <w:r>
        <w:rPr>
          <w:spacing w:val="4"/>
          <w:sz w:val="18"/>
        </w:rPr>
        <w:t xml:space="preserve"> </w:t>
      </w:r>
      <w:r>
        <w:rPr>
          <w:sz w:val="18"/>
        </w:rPr>
        <w:t>payment</w:t>
      </w:r>
      <w:r>
        <w:rPr>
          <w:spacing w:val="3"/>
          <w:sz w:val="18"/>
        </w:rPr>
        <w:t xml:space="preserve"> </w:t>
      </w:r>
      <w:r>
        <w:rPr>
          <w:spacing w:val="-2"/>
          <w:sz w:val="18"/>
        </w:rPr>
        <w:t>information.</w:t>
      </w:r>
    </w:p>
    <w:p w14:paraId="6B25D001">
      <w:pPr>
        <w:pStyle w:val="41"/>
        <w:numPr>
          <w:ilvl w:val="2"/>
          <w:numId w:val="52"/>
        </w:numPr>
        <w:tabs>
          <w:tab w:val="left" w:pos="694"/>
        </w:tabs>
        <w:spacing w:before="153"/>
        <w:rPr>
          <w:sz w:val="18"/>
        </w:rPr>
      </w:pPr>
      <w:r>
        <w:rPr>
          <w:rFonts w:ascii="Arial" w:hAnsi="Arial"/>
          <w:b/>
          <w:sz w:val="18"/>
        </w:rPr>
        <w:t>Why:</w:t>
      </w:r>
      <w:r>
        <w:rPr>
          <w:rFonts w:ascii="Arial" w:hAnsi="Arial"/>
          <w:b/>
          <w:spacing w:val="2"/>
          <w:sz w:val="18"/>
        </w:rPr>
        <w:t xml:space="preserve"> </w:t>
      </w:r>
      <w:r>
        <w:rPr>
          <w:sz w:val="18"/>
        </w:rPr>
        <w:t>I</w:t>
      </w:r>
      <w:r>
        <w:rPr>
          <w:spacing w:val="3"/>
          <w:sz w:val="18"/>
        </w:rPr>
        <w:t xml:space="preserve"> </w:t>
      </w:r>
      <w:r>
        <w:rPr>
          <w:sz w:val="18"/>
        </w:rPr>
        <w:t>can</w:t>
      </w:r>
      <w:r>
        <w:rPr>
          <w:spacing w:val="2"/>
          <w:sz w:val="18"/>
        </w:rPr>
        <w:t xml:space="preserve"> </w:t>
      </w:r>
      <w:r>
        <w:rPr>
          <w:sz w:val="18"/>
        </w:rPr>
        <w:t>pay</w:t>
      </w:r>
      <w:r>
        <w:rPr>
          <w:spacing w:val="3"/>
          <w:sz w:val="18"/>
        </w:rPr>
        <w:t xml:space="preserve"> </w:t>
      </w:r>
      <w:r>
        <w:rPr>
          <w:sz w:val="18"/>
        </w:rPr>
        <w:t>for</w:t>
      </w:r>
      <w:r>
        <w:rPr>
          <w:spacing w:val="2"/>
          <w:sz w:val="18"/>
        </w:rPr>
        <w:t xml:space="preserve"> </w:t>
      </w:r>
      <w:r>
        <w:rPr>
          <w:sz w:val="18"/>
        </w:rPr>
        <w:t>my</w:t>
      </w:r>
      <w:r>
        <w:rPr>
          <w:spacing w:val="3"/>
          <w:sz w:val="18"/>
        </w:rPr>
        <w:t xml:space="preserve"> </w:t>
      </w:r>
      <w:r>
        <w:rPr>
          <w:spacing w:val="-2"/>
          <w:sz w:val="18"/>
        </w:rPr>
        <w:t>order.</w:t>
      </w:r>
    </w:p>
    <w:p w14:paraId="24A9A269">
      <w:pPr>
        <w:pStyle w:val="13"/>
        <w:spacing w:before="169"/>
        <w:ind w:left="262" w:firstLine="0"/>
        <w:rPr>
          <w:b/>
          <w:bCs/>
        </w:rPr>
      </w:pPr>
      <w:r>
        <w:rPr>
          <w:b/>
          <w:bCs/>
        </w:rPr>
        <w:t>Acceptance</w:t>
      </w:r>
      <w:r>
        <w:rPr>
          <w:b/>
          <w:bCs/>
          <w:spacing w:val="29"/>
        </w:rPr>
        <w:t xml:space="preserve"> </w:t>
      </w:r>
      <w:r>
        <w:rPr>
          <w:b/>
          <w:bCs/>
          <w:spacing w:val="-2"/>
        </w:rPr>
        <w:t>Criteria:</w:t>
      </w:r>
    </w:p>
    <w:p w14:paraId="1AC86D4A">
      <w:pPr>
        <w:pStyle w:val="41"/>
        <w:numPr>
          <w:ilvl w:val="0"/>
          <w:numId w:val="53"/>
        </w:numPr>
        <w:tabs>
          <w:tab w:val="left" w:pos="694"/>
        </w:tabs>
        <w:spacing w:before="168"/>
        <w:rPr>
          <w:sz w:val="18"/>
        </w:rPr>
      </w:pPr>
      <w:r>
        <w:rPr>
          <w:sz w:val="18"/>
        </w:rPr>
        <w:t>Scenario:</w:t>
      </w:r>
      <w:r>
        <w:rPr>
          <w:spacing w:val="8"/>
          <w:sz w:val="18"/>
        </w:rPr>
        <w:t xml:space="preserve"> </w:t>
      </w:r>
      <w:r>
        <w:rPr>
          <w:sz w:val="18"/>
        </w:rPr>
        <w:t>Successful</w:t>
      </w:r>
      <w:r>
        <w:rPr>
          <w:spacing w:val="8"/>
          <w:sz w:val="18"/>
        </w:rPr>
        <w:t xml:space="preserve"> </w:t>
      </w:r>
      <w:r>
        <w:rPr>
          <w:spacing w:val="-2"/>
          <w:sz w:val="18"/>
        </w:rPr>
        <w:t>payment</w:t>
      </w:r>
    </w:p>
    <w:p w14:paraId="16156CE1">
      <w:pPr>
        <w:pStyle w:val="41"/>
        <w:numPr>
          <w:ilvl w:val="0"/>
          <w:numId w:val="53"/>
        </w:numPr>
        <w:tabs>
          <w:tab w:val="left" w:pos="694"/>
        </w:tabs>
        <w:spacing w:before="58"/>
        <w:rPr>
          <w:sz w:val="18"/>
        </w:rPr>
      </w:pPr>
      <w:r>
        <w:rPr>
          <w:rFonts w:ascii="Arial" w:hAnsi="Arial"/>
          <w:b/>
          <w:sz w:val="18"/>
        </w:rPr>
        <w:t>Given:</w:t>
      </w:r>
      <w:r>
        <w:rPr>
          <w:rFonts w:ascii="Arial" w:hAnsi="Arial"/>
          <w:b/>
          <w:spacing w:val="3"/>
          <w:sz w:val="18"/>
        </w:rPr>
        <w:t xml:space="preserve"> </w:t>
      </w:r>
      <w:r>
        <w:rPr>
          <w:sz w:val="18"/>
        </w:rPr>
        <w:t>a</w:t>
      </w:r>
      <w:r>
        <w:rPr>
          <w:spacing w:val="4"/>
          <w:sz w:val="18"/>
        </w:rPr>
        <w:t xml:space="preserve"> </w:t>
      </w:r>
      <w:r>
        <w:rPr>
          <w:sz w:val="18"/>
        </w:rPr>
        <w:t>valid</w:t>
      </w:r>
      <w:r>
        <w:rPr>
          <w:spacing w:val="4"/>
          <w:sz w:val="18"/>
        </w:rPr>
        <w:t xml:space="preserve"> </w:t>
      </w:r>
      <w:r>
        <w:rPr>
          <w:sz w:val="18"/>
        </w:rPr>
        <w:t>order</w:t>
      </w:r>
      <w:r>
        <w:rPr>
          <w:spacing w:val="3"/>
          <w:sz w:val="18"/>
        </w:rPr>
        <w:t xml:space="preserve"> </w:t>
      </w:r>
      <w:r>
        <w:rPr>
          <w:sz w:val="18"/>
        </w:rPr>
        <w:t>and</w:t>
      </w:r>
      <w:r>
        <w:rPr>
          <w:spacing w:val="4"/>
          <w:sz w:val="18"/>
        </w:rPr>
        <w:t xml:space="preserve"> </w:t>
      </w:r>
      <w:r>
        <w:rPr>
          <w:sz w:val="18"/>
        </w:rPr>
        <w:t>amount</w:t>
      </w:r>
      <w:r>
        <w:rPr>
          <w:spacing w:val="4"/>
          <w:sz w:val="18"/>
        </w:rPr>
        <w:t xml:space="preserve"> </w:t>
      </w:r>
      <w:r>
        <w:rPr>
          <w:sz w:val="18"/>
        </w:rPr>
        <w:t>are</w:t>
      </w:r>
      <w:r>
        <w:rPr>
          <w:spacing w:val="4"/>
          <w:sz w:val="18"/>
        </w:rPr>
        <w:t xml:space="preserve"> </w:t>
      </w:r>
      <w:r>
        <w:rPr>
          <w:spacing w:val="-2"/>
          <w:sz w:val="18"/>
        </w:rPr>
        <w:t>available.</w:t>
      </w:r>
    </w:p>
    <w:p w14:paraId="4EFEA1AB">
      <w:pPr>
        <w:pStyle w:val="41"/>
        <w:numPr>
          <w:ilvl w:val="0"/>
          <w:numId w:val="53"/>
        </w:numPr>
        <w:tabs>
          <w:tab w:val="left" w:pos="694"/>
        </w:tabs>
        <w:spacing w:before="153"/>
        <w:rPr>
          <w:sz w:val="18"/>
        </w:rPr>
      </w:pPr>
      <w:r>
        <w:rPr>
          <w:rFonts w:ascii="Arial" w:hAnsi="Arial"/>
          <w:b/>
          <w:sz w:val="18"/>
        </w:rPr>
        <w:t>And:</w:t>
      </w:r>
      <w:r>
        <w:rPr>
          <w:rFonts w:ascii="Arial" w:hAnsi="Arial"/>
          <w:b/>
          <w:spacing w:val="3"/>
          <w:sz w:val="18"/>
        </w:rPr>
        <w:t xml:space="preserve"> </w:t>
      </w:r>
      <w:r>
        <w:rPr>
          <w:sz w:val="18"/>
        </w:rPr>
        <w:t>a</w:t>
      </w:r>
      <w:r>
        <w:rPr>
          <w:spacing w:val="4"/>
          <w:sz w:val="18"/>
        </w:rPr>
        <w:t xml:space="preserve"> </w:t>
      </w:r>
      <w:r>
        <w:rPr>
          <w:sz w:val="18"/>
        </w:rPr>
        <w:t>payment</w:t>
      </w:r>
      <w:r>
        <w:rPr>
          <w:spacing w:val="4"/>
          <w:sz w:val="18"/>
        </w:rPr>
        <w:t xml:space="preserve"> </w:t>
      </w:r>
      <w:r>
        <w:rPr>
          <w:sz w:val="18"/>
        </w:rPr>
        <w:t>method</w:t>
      </w:r>
      <w:r>
        <w:rPr>
          <w:spacing w:val="4"/>
          <w:sz w:val="18"/>
        </w:rPr>
        <w:t xml:space="preserve"> </w:t>
      </w:r>
      <w:r>
        <w:rPr>
          <w:sz w:val="18"/>
        </w:rPr>
        <w:t>is</w:t>
      </w:r>
      <w:r>
        <w:rPr>
          <w:spacing w:val="4"/>
          <w:sz w:val="18"/>
        </w:rPr>
        <w:t xml:space="preserve"> </w:t>
      </w:r>
      <w:r>
        <w:rPr>
          <w:spacing w:val="-2"/>
          <w:sz w:val="18"/>
        </w:rPr>
        <w:t>available.</w:t>
      </w:r>
    </w:p>
    <w:p w14:paraId="198D043A">
      <w:pPr>
        <w:pStyle w:val="41"/>
        <w:numPr>
          <w:ilvl w:val="0"/>
          <w:numId w:val="53"/>
        </w:numPr>
        <w:tabs>
          <w:tab w:val="left" w:pos="694"/>
        </w:tabs>
        <w:spacing w:before="153"/>
        <w:rPr>
          <w:sz w:val="18"/>
        </w:rPr>
      </w:pPr>
      <w:r>
        <w:rPr>
          <w:rFonts w:ascii="Arial" w:hAnsi="Arial"/>
          <w:b/>
          <w:sz w:val="18"/>
        </w:rPr>
        <w:t>When:</w:t>
      </w:r>
      <w:r>
        <w:rPr>
          <w:rFonts w:ascii="Arial" w:hAnsi="Arial"/>
          <w:b/>
          <w:spacing w:val="5"/>
          <w:sz w:val="18"/>
        </w:rPr>
        <w:t xml:space="preserve"> </w:t>
      </w:r>
      <w:r>
        <w:rPr>
          <w:sz w:val="18"/>
        </w:rPr>
        <w:t>the</w:t>
      </w:r>
      <w:r>
        <w:rPr>
          <w:spacing w:val="5"/>
          <w:sz w:val="18"/>
        </w:rPr>
        <w:t xml:space="preserve"> </w:t>
      </w:r>
      <w:r>
        <w:rPr>
          <w:sz w:val="18"/>
        </w:rPr>
        <w:t>customer</w:t>
      </w:r>
      <w:r>
        <w:rPr>
          <w:spacing w:val="6"/>
          <w:sz w:val="18"/>
        </w:rPr>
        <w:t xml:space="preserve"> </w:t>
      </w:r>
      <w:r>
        <w:rPr>
          <w:sz w:val="18"/>
        </w:rPr>
        <w:t>submits</w:t>
      </w:r>
      <w:r>
        <w:rPr>
          <w:spacing w:val="5"/>
          <w:sz w:val="18"/>
        </w:rPr>
        <w:t xml:space="preserve"> </w:t>
      </w:r>
      <w:r>
        <w:rPr>
          <w:sz w:val="18"/>
        </w:rPr>
        <w:t>valid</w:t>
      </w:r>
      <w:r>
        <w:rPr>
          <w:spacing w:val="5"/>
          <w:sz w:val="18"/>
        </w:rPr>
        <w:t xml:space="preserve"> </w:t>
      </w:r>
      <w:r>
        <w:rPr>
          <w:sz w:val="18"/>
        </w:rPr>
        <w:t>payment</w:t>
      </w:r>
      <w:r>
        <w:rPr>
          <w:spacing w:val="6"/>
          <w:sz w:val="18"/>
        </w:rPr>
        <w:t xml:space="preserve"> </w:t>
      </w:r>
      <w:r>
        <w:rPr>
          <w:spacing w:val="-2"/>
          <w:sz w:val="18"/>
        </w:rPr>
        <w:t>information.</w:t>
      </w:r>
    </w:p>
    <w:p w14:paraId="51E7D626">
      <w:pPr>
        <w:pStyle w:val="41"/>
        <w:numPr>
          <w:ilvl w:val="0"/>
          <w:numId w:val="53"/>
        </w:numPr>
        <w:tabs>
          <w:tab w:val="left" w:pos="694"/>
        </w:tabs>
        <w:spacing w:before="154"/>
        <w:rPr>
          <w:sz w:val="18"/>
        </w:rPr>
      </w:pPr>
      <w:r>
        <w:rPr>
          <w:rFonts w:ascii="Arial" w:hAnsi="Arial"/>
          <w:b/>
          <w:sz w:val="18"/>
        </w:rPr>
        <w:t>Then:</w:t>
      </w:r>
      <w:r>
        <w:rPr>
          <w:rFonts w:ascii="Arial" w:hAnsi="Arial"/>
          <w:b/>
          <w:spacing w:val="4"/>
          <w:sz w:val="18"/>
        </w:rPr>
        <w:t xml:space="preserve"> </w:t>
      </w:r>
      <w:r>
        <w:rPr>
          <w:sz w:val="18"/>
        </w:rPr>
        <w:t>the</w:t>
      </w:r>
      <w:r>
        <w:rPr>
          <w:spacing w:val="5"/>
          <w:sz w:val="18"/>
        </w:rPr>
        <w:t xml:space="preserve"> </w:t>
      </w:r>
      <w:r>
        <w:rPr>
          <w:sz w:val="18"/>
        </w:rPr>
        <w:t>payment</w:t>
      </w:r>
      <w:r>
        <w:rPr>
          <w:spacing w:val="4"/>
          <w:sz w:val="18"/>
        </w:rPr>
        <w:t xml:space="preserve"> </w:t>
      </w:r>
      <w:r>
        <w:rPr>
          <w:sz w:val="18"/>
        </w:rPr>
        <w:t>service</w:t>
      </w:r>
      <w:r>
        <w:rPr>
          <w:spacing w:val="5"/>
          <w:sz w:val="18"/>
        </w:rPr>
        <w:t xml:space="preserve"> </w:t>
      </w:r>
      <w:r>
        <w:rPr>
          <w:sz w:val="18"/>
        </w:rPr>
        <w:t>processes</w:t>
      </w:r>
      <w:r>
        <w:rPr>
          <w:spacing w:val="5"/>
          <w:sz w:val="18"/>
        </w:rPr>
        <w:t xml:space="preserve"> </w:t>
      </w:r>
      <w:r>
        <w:rPr>
          <w:sz w:val="18"/>
        </w:rPr>
        <w:t>the</w:t>
      </w:r>
      <w:r>
        <w:rPr>
          <w:spacing w:val="4"/>
          <w:sz w:val="18"/>
        </w:rPr>
        <w:t xml:space="preserve"> </w:t>
      </w:r>
      <w:r>
        <w:rPr>
          <w:sz w:val="18"/>
        </w:rPr>
        <w:t>payment</w:t>
      </w:r>
      <w:r>
        <w:rPr>
          <w:spacing w:val="5"/>
          <w:sz w:val="18"/>
        </w:rPr>
        <w:t xml:space="preserve"> </w:t>
      </w:r>
      <w:r>
        <w:rPr>
          <w:sz w:val="18"/>
        </w:rPr>
        <w:t>and</w:t>
      </w:r>
      <w:r>
        <w:rPr>
          <w:spacing w:val="4"/>
          <w:sz w:val="18"/>
        </w:rPr>
        <w:t xml:space="preserve"> </w:t>
      </w:r>
      <w:r>
        <w:rPr>
          <w:sz w:val="18"/>
        </w:rPr>
        <w:t>the</w:t>
      </w:r>
      <w:r>
        <w:rPr>
          <w:spacing w:val="5"/>
          <w:sz w:val="18"/>
        </w:rPr>
        <w:t xml:space="preserve"> </w:t>
      </w:r>
      <w:r>
        <w:rPr>
          <w:sz w:val="18"/>
        </w:rPr>
        <w:t>system</w:t>
      </w:r>
      <w:r>
        <w:rPr>
          <w:spacing w:val="5"/>
          <w:sz w:val="18"/>
        </w:rPr>
        <w:t xml:space="preserve"> </w:t>
      </w:r>
      <w:r>
        <w:rPr>
          <w:sz w:val="18"/>
        </w:rPr>
        <w:t>records</w:t>
      </w:r>
      <w:r>
        <w:rPr>
          <w:spacing w:val="4"/>
          <w:sz w:val="18"/>
        </w:rPr>
        <w:t xml:space="preserve"> </w:t>
      </w:r>
      <w:r>
        <w:rPr>
          <w:sz w:val="18"/>
        </w:rPr>
        <w:t>the</w:t>
      </w:r>
      <w:r>
        <w:rPr>
          <w:spacing w:val="5"/>
          <w:sz w:val="18"/>
        </w:rPr>
        <w:t xml:space="preserve"> </w:t>
      </w:r>
      <w:r>
        <w:rPr>
          <w:sz w:val="18"/>
        </w:rPr>
        <w:t>payment</w:t>
      </w:r>
      <w:r>
        <w:rPr>
          <w:spacing w:val="4"/>
          <w:sz w:val="18"/>
        </w:rPr>
        <w:t xml:space="preserve"> </w:t>
      </w:r>
      <w:r>
        <w:rPr>
          <w:sz w:val="18"/>
        </w:rPr>
        <w:t>ID</w:t>
      </w:r>
      <w:r>
        <w:rPr>
          <w:spacing w:val="5"/>
          <w:sz w:val="18"/>
        </w:rPr>
        <w:t xml:space="preserve"> </w:t>
      </w:r>
      <w:r>
        <w:rPr>
          <w:sz w:val="18"/>
        </w:rPr>
        <w:t>and</w:t>
      </w:r>
      <w:r>
        <w:rPr>
          <w:spacing w:val="5"/>
          <w:sz w:val="18"/>
        </w:rPr>
        <w:t xml:space="preserve"> </w:t>
      </w:r>
      <w:r>
        <w:rPr>
          <w:spacing w:val="-2"/>
          <w:sz w:val="18"/>
        </w:rPr>
        <w:t>status.</w:t>
      </w:r>
    </w:p>
    <w:p w14:paraId="460F48AB">
      <w:pPr>
        <w:pStyle w:val="13"/>
        <w:spacing w:before="168"/>
        <w:ind w:left="262" w:firstLine="0"/>
        <w:rPr>
          <w:b/>
          <w:bCs/>
          <w:w w:val="105"/>
        </w:rPr>
      </w:pPr>
      <w:r>
        <w:rPr>
          <w:b/>
          <w:bCs/>
          <w:w w:val="105"/>
        </w:rPr>
        <w:t>User</w:t>
      </w:r>
      <w:r>
        <w:rPr>
          <w:b/>
          <w:bCs/>
          <w:spacing w:val="-11"/>
          <w:w w:val="105"/>
        </w:rPr>
        <w:t xml:space="preserve"> </w:t>
      </w:r>
      <w:r>
        <w:rPr>
          <w:b/>
          <w:bCs/>
          <w:w w:val="105"/>
        </w:rPr>
        <w:t>Story</w:t>
      </w:r>
      <w:r>
        <w:rPr>
          <w:b/>
          <w:bCs/>
          <w:spacing w:val="-11"/>
          <w:w w:val="105"/>
        </w:rPr>
        <w:t xml:space="preserve"> </w:t>
      </w:r>
      <w:r>
        <w:rPr>
          <w:b/>
          <w:bCs/>
          <w:w w:val="105"/>
        </w:rPr>
        <w:t>2:</w:t>
      </w:r>
    </w:p>
    <w:p w14:paraId="5363B24B">
      <w:pPr>
        <w:pStyle w:val="13"/>
        <w:spacing w:before="168"/>
        <w:ind w:left="262" w:firstLine="0"/>
      </w:pPr>
      <w:r>
        <w:t>As a customer, I want the system to inform me if my payment is declined so that I can correct the issue or choose another payment method.</w:t>
      </w:r>
    </w:p>
    <w:p w14:paraId="32BBCFD9">
      <w:pPr>
        <w:pStyle w:val="41"/>
        <w:numPr>
          <w:ilvl w:val="2"/>
          <w:numId w:val="54"/>
        </w:numPr>
        <w:tabs>
          <w:tab w:val="left" w:pos="694"/>
        </w:tabs>
        <w:spacing w:before="168"/>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6A21812F">
      <w:pPr>
        <w:pStyle w:val="41"/>
        <w:numPr>
          <w:ilvl w:val="2"/>
          <w:numId w:val="54"/>
        </w:numPr>
        <w:tabs>
          <w:tab w:val="left" w:pos="694"/>
        </w:tabs>
        <w:spacing w:before="153"/>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3"/>
          <w:sz w:val="18"/>
        </w:rPr>
        <w:t xml:space="preserve"> </w:t>
      </w:r>
      <w:r>
        <w:rPr>
          <w:sz w:val="18"/>
        </w:rPr>
        <w:t>to</w:t>
      </w:r>
      <w:r>
        <w:rPr>
          <w:spacing w:val="4"/>
          <w:sz w:val="18"/>
        </w:rPr>
        <w:t xml:space="preserve"> </w:t>
      </w:r>
      <w:r>
        <w:rPr>
          <w:sz w:val="18"/>
        </w:rPr>
        <w:t>know</w:t>
      </w:r>
      <w:r>
        <w:rPr>
          <w:spacing w:val="3"/>
          <w:sz w:val="18"/>
        </w:rPr>
        <w:t xml:space="preserve"> </w:t>
      </w:r>
      <w:r>
        <w:rPr>
          <w:sz w:val="18"/>
        </w:rPr>
        <w:t>when</w:t>
      </w:r>
      <w:r>
        <w:rPr>
          <w:spacing w:val="3"/>
          <w:sz w:val="18"/>
        </w:rPr>
        <w:t xml:space="preserve"> </w:t>
      </w:r>
      <w:r>
        <w:rPr>
          <w:sz w:val="18"/>
        </w:rPr>
        <w:t>my</w:t>
      </w:r>
      <w:r>
        <w:rPr>
          <w:spacing w:val="4"/>
          <w:sz w:val="18"/>
        </w:rPr>
        <w:t xml:space="preserve"> </w:t>
      </w:r>
      <w:r>
        <w:rPr>
          <w:sz w:val="18"/>
        </w:rPr>
        <w:t>payment</w:t>
      </w:r>
      <w:r>
        <w:rPr>
          <w:spacing w:val="3"/>
          <w:sz w:val="18"/>
        </w:rPr>
        <w:t xml:space="preserve"> </w:t>
      </w:r>
      <w:r>
        <w:rPr>
          <w:sz w:val="18"/>
        </w:rPr>
        <w:t>is</w:t>
      </w:r>
      <w:r>
        <w:rPr>
          <w:spacing w:val="3"/>
          <w:sz w:val="18"/>
        </w:rPr>
        <w:t xml:space="preserve"> </w:t>
      </w:r>
      <w:r>
        <w:rPr>
          <w:spacing w:val="-2"/>
          <w:sz w:val="18"/>
        </w:rPr>
        <w:t>declined.</w:t>
      </w:r>
    </w:p>
    <w:p w14:paraId="2265E19C">
      <w:pPr>
        <w:pStyle w:val="41"/>
        <w:numPr>
          <w:ilvl w:val="2"/>
          <w:numId w:val="54"/>
        </w:numPr>
        <w:tabs>
          <w:tab w:val="left" w:pos="694"/>
        </w:tabs>
        <w:spacing w:before="154"/>
        <w:rPr>
          <w:sz w:val="18"/>
        </w:rPr>
      </w:pPr>
      <w:r>
        <w:rPr>
          <w:rFonts w:ascii="Arial" w:hAnsi="Arial"/>
          <w:b/>
          <w:sz w:val="18"/>
        </w:rPr>
        <w:t>Why:</w:t>
      </w:r>
      <w:r>
        <w:rPr>
          <w:rFonts w:ascii="Arial" w:hAnsi="Arial"/>
          <w:b/>
          <w:spacing w:val="4"/>
          <w:sz w:val="18"/>
        </w:rPr>
        <w:t xml:space="preserve"> </w:t>
      </w:r>
      <w:r>
        <w:rPr>
          <w:sz w:val="18"/>
        </w:rPr>
        <w:t>I</w:t>
      </w:r>
      <w:r>
        <w:rPr>
          <w:spacing w:val="4"/>
          <w:sz w:val="18"/>
        </w:rPr>
        <w:t xml:space="preserve"> </w:t>
      </w:r>
      <w:r>
        <w:rPr>
          <w:sz w:val="18"/>
        </w:rPr>
        <w:t>can</w:t>
      </w:r>
      <w:r>
        <w:rPr>
          <w:spacing w:val="4"/>
          <w:sz w:val="18"/>
        </w:rPr>
        <w:t xml:space="preserve"> </w:t>
      </w:r>
      <w:r>
        <w:rPr>
          <w:sz w:val="18"/>
        </w:rPr>
        <w:t>correct</w:t>
      </w:r>
      <w:r>
        <w:rPr>
          <w:spacing w:val="4"/>
          <w:sz w:val="18"/>
        </w:rPr>
        <w:t xml:space="preserve"> </w:t>
      </w:r>
      <w:r>
        <w:rPr>
          <w:sz w:val="18"/>
        </w:rPr>
        <w:t>the</w:t>
      </w:r>
      <w:r>
        <w:rPr>
          <w:spacing w:val="4"/>
          <w:sz w:val="18"/>
        </w:rPr>
        <w:t xml:space="preserve"> </w:t>
      </w:r>
      <w:r>
        <w:rPr>
          <w:sz w:val="18"/>
        </w:rPr>
        <w:t>information</w:t>
      </w:r>
      <w:r>
        <w:rPr>
          <w:spacing w:val="4"/>
          <w:sz w:val="18"/>
        </w:rPr>
        <w:t xml:space="preserve"> </w:t>
      </w:r>
      <w:r>
        <w:rPr>
          <w:sz w:val="18"/>
        </w:rPr>
        <w:t>or</w:t>
      </w:r>
      <w:r>
        <w:rPr>
          <w:spacing w:val="4"/>
          <w:sz w:val="18"/>
        </w:rPr>
        <w:t xml:space="preserve"> </w:t>
      </w:r>
      <w:r>
        <w:rPr>
          <w:sz w:val="18"/>
        </w:rPr>
        <w:t>try</w:t>
      </w:r>
      <w:r>
        <w:rPr>
          <w:spacing w:val="5"/>
          <w:sz w:val="18"/>
        </w:rPr>
        <w:t xml:space="preserve"> </w:t>
      </w:r>
      <w:r>
        <w:rPr>
          <w:sz w:val="18"/>
        </w:rPr>
        <w:t>another</w:t>
      </w:r>
      <w:r>
        <w:rPr>
          <w:spacing w:val="4"/>
          <w:sz w:val="18"/>
        </w:rPr>
        <w:t xml:space="preserve"> </w:t>
      </w:r>
      <w:r>
        <w:rPr>
          <w:sz w:val="18"/>
        </w:rPr>
        <w:t>payment</w:t>
      </w:r>
      <w:r>
        <w:rPr>
          <w:spacing w:val="4"/>
          <w:sz w:val="18"/>
        </w:rPr>
        <w:t xml:space="preserve"> </w:t>
      </w:r>
      <w:r>
        <w:rPr>
          <w:spacing w:val="-2"/>
          <w:sz w:val="18"/>
        </w:rPr>
        <w:t>method.</w:t>
      </w:r>
    </w:p>
    <w:p w14:paraId="398CE8FA">
      <w:pPr>
        <w:pStyle w:val="13"/>
        <w:spacing w:before="168"/>
        <w:ind w:left="262" w:firstLine="0"/>
        <w:rPr>
          <w:b/>
          <w:bCs/>
        </w:rPr>
      </w:pPr>
      <w:r>
        <w:rPr>
          <w:b/>
          <w:bCs/>
        </w:rPr>
        <w:t>Acceptance</w:t>
      </w:r>
      <w:r>
        <w:rPr>
          <w:b/>
          <w:bCs/>
          <w:spacing w:val="29"/>
        </w:rPr>
        <w:t xml:space="preserve"> </w:t>
      </w:r>
      <w:r>
        <w:rPr>
          <w:b/>
          <w:bCs/>
          <w:spacing w:val="-2"/>
        </w:rPr>
        <w:t>Criteria:</w:t>
      </w:r>
    </w:p>
    <w:p w14:paraId="6DD28759">
      <w:pPr>
        <w:pStyle w:val="41"/>
        <w:numPr>
          <w:ilvl w:val="0"/>
          <w:numId w:val="55"/>
        </w:numPr>
        <w:tabs>
          <w:tab w:val="left" w:pos="694"/>
        </w:tabs>
        <w:spacing w:before="168"/>
        <w:rPr>
          <w:sz w:val="18"/>
        </w:rPr>
      </w:pPr>
      <w:r>
        <w:rPr>
          <w:sz w:val="18"/>
        </w:rPr>
        <w:t>Scenario:</w:t>
      </w:r>
      <w:r>
        <w:rPr>
          <w:spacing w:val="7"/>
          <w:sz w:val="18"/>
        </w:rPr>
        <w:t xml:space="preserve"> </w:t>
      </w:r>
      <w:r>
        <w:rPr>
          <w:sz w:val="18"/>
        </w:rPr>
        <w:t>Payment</w:t>
      </w:r>
      <w:r>
        <w:rPr>
          <w:spacing w:val="7"/>
          <w:sz w:val="18"/>
        </w:rPr>
        <w:t xml:space="preserve"> </w:t>
      </w:r>
      <w:r>
        <w:rPr>
          <w:spacing w:val="-2"/>
          <w:sz w:val="18"/>
        </w:rPr>
        <w:t>failure</w:t>
      </w:r>
    </w:p>
    <w:p w14:paraId="409F5AF1">
      <w:pPr>
        <w:pStyle w:val="41"/>
        <w:numPr>
          <w:ilvl w:val="0"/>
          <w:numId w:val="55"/>
        </w:numPr>
        <w:tabs>
          <w:tab w:val="left" w:pos="694"/>
        </w:tabs>
        <w:spacing w:before="154"/>
        <w:rPr>
          <w:sz w:val="18"/>
        </w:rPr>
      </w:pPr>
      <w:r>
        <w:rPr>
          <w:rFonts w:ascii="Arial" w:hAnsi="Arial"/>
          <w:b/>
          <w:sz w:val="18"/>
        </w:rPr>
        <w:t>Given:</w:t>
      </w:r>
      <w:r>
        <w:rPr>
          <w:rFonts w:ascii="Arial" w:hAnsi="Arial"/>
          <w:b/>
          <w:spacing w:val="4"/>
          <w:sz w:val="18"/>
        </w:rPr>
        <w:t xml:space="preserve"> </w:t>
      </w:r>
      <w:r>
        <w:rPr>
          <w:sz w:val="18"/>
        </w:rPr>
        <w:t>the</w:t>
      </w:r>
      <w:r>
        <w:rPr>
          <w:spacing w:val="5"/>
          <w:sz w:val="18"/>
        </w:rPr>
        <w:t xml:space="preserve"> </w:t>
      </w:r>
      <w:r>
        <w:rPr>
          <w:sz w:val="18"/>
        </w:rPr>
        <w:t>payment</w:t>
      </w:r>
      <w:r>
        <w:rPr>
          <w:spacing w:val="5"/>
          <w:sz w:val="18"/>
        </w:rPr>
        <w:t xml:space="preserve"> </w:t>
      </w:r>
      <w:r>
        <w:rPr>
          <w:sz w:val="18"/>
        </w:rPr>
        <w:t>service</w:t>
      </w:r>
      <w:r>
        <w:rPr>
          <w:spacing w:val="5"/>
          <w:sz w:val="18"/>
        </w:rPr>
        <w:t xml:space="preserve"> </w:t>
      </w:r>
      <w:r>
        <w:rPr>
          <w:sz w:val="18"/>
        </w:rPr>
        <w:t>rejects</w:t>
      </w:r>
      <w:r>
        <w:rPr>
          <w:spacing w:val="4"/>
          <w:sz w:val="18"/>
        </w:rPr>
        <w:t xml:space="preserve"> </w:t>
      </w:r>
      <w:r>
        <w:rPr>
          <w:sz w:val="18"/>
        </w:rPr>
        <w:t>the</w:t>
      </w:r>
      <w:r>
        <w:rPr>
          <w:spacing w:val="5"/>
          <w:sz w:val="18"/>
        </w:rPr>
        <w:t xml:space="preserve"> </w:t>
      </w:r>
      <w:r>
        <w:rPr>
          <w:spacing w:val="-2"/>
          <w:sz w:val="18"/>
        </w:rPr>
        <w:t>payment.</w:t>
      </w:r>
    </w:p>
    <w:p w14:paraId="3C70A1E6">
      <w:pPr>
        <w:pStyle w:val="41"/>
        <w:numPr>
          <w:ilvl w:val="0"/>
          <w:numId w:val="55"/>
        </w:numPr>
        <w:tabs>
          <w:tab w:val="left" w:pos="694"/>
        </w:tabs>
        <w:spacing w:before="153"/>
        <w:rPr>
          <w:sz w:val="18"/>
        </w:rPr>
      </w:pPr>
      <w:r>
        <w:rPr>
          <w:rFonts w:ascii="Arial" w:hAnsi="Arial"/>
          <w:b/>
          <w:sz w:val="18"/>
        </w:rPr>
        <w:t>When:</w:t>
      </w:r>
      <w:r>
        <w:rPr>
          <w:rFonts w:ascii="Arial" w:hAnsi="Arial"/>
          <w:b/>
          <w:spacing w:val="4"/>
          <w:sz w:val="18"/>
        </w:rPr>
        <w:t xml:space="preserve"> </w:t>
      </w:r>
      <w:r>
        <w:rPr>
          <w:sz w:val="18"/>
        </w:rPr>
        <w:t>the</w:t>
      </w:r>
      <w:r>
        <w:rPr>
          <w:spacing w:val="5"/>
          <w:sz w:val="18"/>
        </w:rPr>
        <w:t xml:space="preserve"> </w:t>
      </w:r>
      <w:r>
        <w:rPr>
          <w:sz w:val="18"/>
        </w:rPr>
        <w:t>system</w:t>
      </w:r>
      <w:r>
        <w:rPr>
          <w:spacing w:val="4"/>
          <w:sz w:val="18"/>
        </w:rPr>
        <w:t xml:space="preserve"> </w:t>
      </w:r>
      <w:r>
        <w:rPr>
          <w:sz w:val="18"/>
        </w:rPr>
        <w:t>receives</w:t>
      </w:r>
      <w:r>
        <w:rPr>
          <w:spacing w:val="5"/>
          <w:sz w:val="18"/>
        </w:rPr>
        <w:t xml:space="preserve"> </w:t>
      </w:r>
      <w:r>
        <w:rPr>
          <w:sz w:val="18"/>
        </w:rPr>
        <w:t>the</w:t>
      </w:r>
      <w:r>
        <w:rPr>
          <w:spacing w:val="5"/>
          <w:sz w:val="18"/>
        </w:rPr>
        <w:t xml:space="preserve"> </w:t>
      </w:r>
      <w:r>
        <w:rPr>
          <w:sz w:val="18"/>
        </w:rPr>
        <w:t>failure</w:t>
      </w:r>
      <w:r>
        <w:rPr>
          <w:spacing w:val="4"/>
          <w:sz w:val="18"/>
        </w:rPr>
        <w:t xml:space="preserve"> </w:t>
      </w:r>
      <w:r>
        <w:rPr>
          <w:spacing w:val="-2"/>
          <w:sz w:val="18"/>
        </w:rPr>
        <w:t>response.</w:t>
      </w:r>
    </w:p>
    <w:p w14:paraId="47FFBFEF">
      <w:pPr>
        <w:pStyle w:val="41"/>
        <w:numPr>
          <w:ilvl w:val="0"/>
          <w:numId w:val="55"/>
        </w:numPr>
        <w:tabs>
          <w:tab w:val="left" w:pos="694"/>
        </w:tabs>
        <w:spacing w:before="153"/>
        <w:rPr>
          <w:sz w:val="18"/>
        </w:rPr>
      </w:pPr>
      <w:r>
        <w:rPr>
          <w:rFonts w:ascii="Arial" w:hAnsi="Arial"/>
          <w:b/>
          <w:sz w:val="18"/>
        </w:rPr>
        <w:t>Then:</w:t>
      </w:r>
      <w:r>
        <w:rPr>
          <w:rFonts w:ascii="Arial" w:hAnsi="Arial"/>
          <w:b/>
          <w:spacing w:val="4"/>
          <w:sz w:val="18"/>
        </w:rPr>
        <w:t xml:space="preserve"> </w:t>
      </w:r>
      <w:r>
        <w:rPr>
          <w:sz w:val="18"/>
        </w:rPr>
        <w:t>the</w:t>
      </w:r>
      <w:r>
        <w:rPr>
          <w:spacing w:val="5"/>
          <w:sz w:val="18"/>
        </w:rPr>
        <w:t xml:space="preserve"> </w:t>
      </w:r>
      <w:r>
        <w:rPr>
          <w:sz w:val="18"/>
        </w:rPr>
        <w:t>system</w:t>
      </w:r>
      <w:r>
        <w:rPr>
          <w:spacing w:val="5"/>
          <w:sz w:val="18"/>
        </w:rPr>
        <w:t xml:space="preserve"> </w:t>
      </w:r>
      <w:r>
        <w:rPr>
          <w:sz w:val="18"/>
        </w:rPr>
        <w:t>displays</w:t>
      </w:r>
      <w:r>
        <w:rPr>
          <w:spacing w:val="5"/>
          <w:sz w:val="18"/>
        </w:rPr>
        <w:t xml:space="preserve"> </w:t>
      </w:r>
      <w:r>
        <w:rPr>
          <w:sz w:val="18"/>
        </w:rPr>
        <w:t>the</w:t>
      </w:r>
      <w:r>
        <w:rPr>
          <w:spacing w:val="5"/>
          <w:sz w:val="18"/>
        </w:rPr>
        <w:t xml:space="preserve"> </w:t>
      </w:r>
      <w:r>
        <w:rPr>
          <w:sz w:val="18"/>
        </w:rPr>
        <w:t>payment</w:t>
      </w:r>
      <w:r>
        <w:rPr>
          <w:spacing w:val="5"/>
          <w:sz w:val="18"/>
        </w:rPr>
        <w:t xml:space="preserve"> </w:t>
      </w:r>
      <w:r>
        <w:rPr>
          <w:spacing w:val="-2"/>
          <w:sz w:val="18"/>
        </w:rPr>
        <w:t>status.</w:t>
      </w:r>
    </w:p>
    <w:p w14:paraId="39730353">
      <w:pPr>
        <w:pStyle w:val="41"/>
        <w:numPr>
          <w:ilvl w:val="0"/>
          <w:numId w:val="55"/>
        </w:numPr>
        <w:tabs>
          <w:tab w:val="left" w:pos="694"/>
        </w:tabs>
        <w:spacing w:before="154"/>
        <w:rPr>
          <w:sz w:val="18"/>
        </w:rPr>
      </w:pPr>
      <w:r>
        <w:rPr>
          <w:rFonts w:ascii="Arial" w:hAnsi="Arial"/>
          <w:b/>
          <w:sz w:val="18"/>
        </w:rPr>
        <w:t>And:</w:t>
      </w:r>
      <w:r>
        <w:rPr>
          <w:rFonts w:ascii="Arial" w:hAnsi="Arial"/>
          <w:b/>
          <w:spacing w:val="4"/>
          <w:sz w:val="18"/>
        </w:rPr>
        <w:t xml:space="preserve"> </w:t>
      </w:r>
      <w:r>
        <w:rPr>
          <w:sz w:val="18"/>
        </w:rPr>
        <w:t>the</w:t>
      </w:r>
      <w:r>
        <w:rPr>
          <w:spacing w:val="5"/>
          <w:sz w:val="18"/>
        </w:rPr>
        <w:t xml:space="preserve"> </w:t>
      </w:r>
      <w:r>
        <w:rPr>
          <w:sz w:val="18"/>
        </w:rPr>
        <w:t>customer</w:t>
      </w:r>
      <w:r>
        <w:rPr>
          <w:spacing w:val="5"/>
          <w:sz w:val="18"/>
        </w:rPr>
        <w:t xml:space="preserve"> </w:t>
      </w:r>
      <w:r>
        <w:rPr>
          <w:sz w:val="18"/>
        </w:rPr>
        <w:t>can</w:t>
      </w:r>
      <w:r>
        <w:rPr>
          <w:spacing w:val="5"/>
          <w:sz w:val="18"/>
        </w:rPr>
        <w:t xml:space="preserve"> </w:t>
      </w:r>
      <w:r>
        <w:rPr>
          <w:sz w:val="18"/>
        </w:rPr>
        <w:t>retry</w:t>
      </w:r>
      <w:r>
        <w:rPr>
          <w:spacing w:val="5"/>
          <w:sz w:val="18"/>
        </w:rPr>
        <w:t xml:space="preserve"> </w:t>
      </w:r>
      <w:r>
        <w:rPr>
          <w:sz w:val="18"/>
        </w:rPr>
        <w:t>with</w:t>
      </w:r>
      <w:r>
        <w:rPr>
          <w:spacing w:val="5"/>
          <w:sz w:val="18"/>
        </w:rPr>
        <w:t xml:space="preserve"> </w:t>
      </w:r>
      <w:r>
        <w:rPr>
          <w:sz w:val="18"/>
        </w:rPr>
        <w:t>corrected</w:t>
      </w:r>
      <w:r>
        <w:rPr>
          <w:spacing w:val="5"/>
          <w:sz w:val="18"/>
        </w:rPr>
        <w:t xml:space="preserve"> </w:t>
      </w:r>
      <w:r>
        <w:rPr>
          <w:sz w:val="18"/>
        </w:rPr>
        <w:t>information</w:t>
      </w:r>
      <w:r>
        <w:rPr>
          <w:spacing w:val="5"/>
          <w:sz w:val="18"/>
        </w:rPr>
        <w:t xml:space="preserve"> </w:t>
      </w:r>
      <w:r>
        <w:rPr>
          <w:sz w:val="18"/>
        </w:rPr>
        <w:t>or</w:t>
      </w:r>
      <w:r>
        <w:rPr>
          <w:spacing w:val="5"/>
          <w:sz w:val="18"/>
        </w:rPr>
        <w:t xml:space="preserve"> </w:t>
      </w:r>
      <w:r>
        <w:rPr>
          <w:sz w:val="18"/>
        </w:rPr>
        <w:t>another</w:t>
      </w:r>
      <w:r>
        <w:rPr>
          <w:spacing w:val="5"/>
          <w:sz w:val="18"/>
        </w:rPr>
        <w:t xml:space="preserve"> </w:t>
      </w:r>
      <w:r>
        <w:rPr>
          <w:sz w:val="18"/>
        </w:rPr>
        <w:t>payment</w:t>
      </w:r>
      <w:r>
        <w:rPr>
          <w:spacing w:val="5"/>
          <w:sz w:val="18"/>
        </w:rPr>
        <w:t xml:space="preserve"> </w:t>
      </w:r>
      <w:r>
        <w:rPr>
          <w:spacing w:val="-2"/>
          <w:sz w:val="18"/>
        </w:rPr>
        <w:t>method.</w:t>
      </w:r>
    </w:p>
    <w:p w14:paraId="5ABC60D7">
      <w:pPr>
        <w:tabs>
          <w:tab w:val="left" w:pos="694"/>
        </w:tabs>
        <w:spacing w:before="154"/>
        <w:rPr>
          <w:spacing w:val="0"/>
          <w:sz w:val="18"/>
        </w:rPr>
      </w:pPr>
      <w:r>
        <w:rPr>
          <w:sz w:val="18"/>
          <w14:ligatures w14:val="none"/>
        </w:rPr>
        <w:drawing>
          <wp:inline distT="0" distB="0" distL="0" distR="0">
            <wp:extent cx="6663690" cy="3750310"/>
            <wp:effectExtent l="0" t="0" r="3810" b="2540"/>
            <wp:docPr id="770346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6068"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3690" cy="3750310"/>
                    </a:xfrm>
                    <a:prstGeom prst="rect">
                      <a:avLst/>
                    </a:prstGeom>
                  </pic:spPr>
                </pic:pic>
              </a:graphicData>
            </a:graphic>
          </wp:inline>
        </w:drawing>
      </w:r>
    </w:p>
    <w:p w14:paraId="70E4A99A">
      <w:pPr>
        <w:tabs>
          <w:tab w:val="left" w:pos="694"/>
        </w:tabs>
        <w:spacing w:before="154"/>
        <w:rPr>
          <w:b/>
          <w:bCs/>
          <w:sz w:val="28"/>
          <w:szCs w:val="28"/>
        </w:rPr>
      </w:pPr>
      <w:r>
        <w:rPr>
          <w:b/>
          <w:bCs/>
          <w:sz w:val="28"/>
          <w:szCs w:val="28"/>
        </w:rPr>
        <w:t>5.Use Case Text: Process Payment</w:t>
      </w:r>
    </w:p>
    <w:p w14:paraId="0F4B6765">
      <w:pPr>
        <w:tabs>
          <w:tab w:val="left" w:pos="694"/>
        </w:tabs>
        <w:spacing w:before="154"/>
        <w:rPr>
          <w:b/>
          <w:bCs/>
          <w:sz w:val="18"/>
        </w:rPr>
      </w:pPr>
      <w:r>
        <w:rPr>
          <w:b/>
          <w:bCs/>
          <w:sz w:val="18"/>
        </w:rPr>
        <w:t>Inputs:</w:t>
      </w:r>
    </w:p>
    <w:p w14:paraId="5ACA3746">
      <w:pPr>
        <w:numPr>
          <w:ilvl w:val="0"/>
          <w:numId w:val="56"/>
        </w:numPr>
        <w:tabs>
          <w:tab w:val="left" w:pos="694"/>
        </w:tabs>
        <w:spacing w:before="154"/>
        <w:rPr>
          <w:sz w:val="18"/>
        </w:rPr>
      </w:pPr>
      <w:r>
        <w:rPr>
          <w:sz w:val="18"/>
        </w:rPr>
        <w:t>Payment Information</w:t>
      </w:r>
    </w:p>
    <w:p w14:paraId="1AB7715E">
      <w:pPr>
        <w:numPr>
          <w:ilvl w:val="0"/>
          <w:numId w:val="56"/>
        </w:numPr>
        <w:tabs>
          <w:tab w:val="left" w:pos="694"/>
        </w:tabs>
        <w:spacing w:before="154"/>
        <w:rPr>
          <w:sz w:val="18"/>
        </w:rPr>
      </w:pPr>
      <w:r>
        <w:rPr>
          <w:sz w:val="18"/>
        </w:rPr>
        <w:t>Payment Amount</w:t>
      </w:r>
    </w:p>
    <w:p w14:paraId="0A84DD12">
      <w:pPr>
        <w:numPr>
          <w:ilvl w:val="0"/>
          <w:numId w:val="56"/>
        </w:numPr>
        <w:tabs>
          <w:tab w:val="left" w:pos="694"/>
        </w:tabs>
        <w:spacing w:before="154"/>
        <w:rPr>
          <w:sz w:val="18"/>
        </w:rPr>
      </w:pPr>
      <w:r>
        <w:rPr>
          <w:sz w:val="18"/>
        </w:rPr>
        <w:t>Customer Order</w:t>
      </w:r>
    </w:p>
    <w:p w14:paraId="2621BEAD">
      <w:pPr>
        <w:tabs>
          <w:tab w:val="left" w:pos="694"/>
        </w:tabs>
        <w:spacing w:before="154"/>
        <w:rPr>
          <w:b/>
          <w:bCs/>
          <w:sz w:val="18"/>
        </w:rPr>
      </w:pPr>
      <w:r>
        <w:rPr>
          <w:b/>
          <w:bCs/>
          <w:sz w:val="18"/>
        </w:rPr>
        <w:t>Outputs:</w:t>
      </w:r>
    </w:p>
    <w:p w14:paraId="779CC318">
      <w:pPr>
        <w:numPr>
          <w:ilvl w:val="0"/>
          <w:numId w:val="57"/>
        </w:numPr>
        <w:tabs>
          <w:tab w:val="left" w:pos="694"/>
        </w:tabs>
        <w:spacing w:before="154"/>
        <w:rPr>
          <w:sz w:val="18"/>
        </w:rPr>
      </w:pPr>
      <w:r>
        <w:rPr>
          <w:sz w:val="18"/>
        </w:rPr>
        <w:t>Payment Status</w:t>
      </w:r>
    </w:p>
    <w:p w14:paraId="53F55E2A">
      <w:pPr>
        <w:numPr>
          <w:ilvl w:val="0"/>
          <w:numId w:val="57"/>
        </w:numPr>
        <w:tabs>
          <w:tab w:val="left" w:pos="694"/>
        </w:tabs>
        <w:spacing w:before="154"/>
        <w:rPr>
          <w:sz w:val="18"/>
        </w:rPr>
      </w:pPr>
      <w:r>
        <w:rPr>
          <w:sz w:val="18"/>
        </w:rPr>
        <w:t>Payment Confirmation</w:t>
      </w:r>
    </w:p>
    <w:p w14:paraId="072A4136">
      <w:pPr>
        <w:tabs>
          <w:tab w:val="left" w:pos="694"/>
        </w:tabs>
        <w:spacing w:before="154"/>
        <w:rPr>
          <w:b/>
          <w:bCs/>
          <w:sz w:val="18"/>
        </w:rPr>
      </w:pPr>
      <w:r>
        <w:rPr>
          <w:b/>
          <w:bCs/>
          <w:sz w:val="18"/>
        </w:rPr>
        <w:t>1. Primary Actor:</w:t>
      </w:r>
    </w:p>
    <w:p w14:paraId="7B1460D2">
      <w:pPr>
        <w:tabs>
          <w:tab w:val="left" w:pos="694"/>
        </w:tabs>
        <w:spacing w:before="154"/>
        <w:rPr>
          <w:sz w:val="18"/>
        </w:rPr>
      </w:pPr>
      <w:r>
        <w:rPr>
          <w:sz w:val="18"/>
        </w:rPr>
        <w:t>Payment Service</w:t>
      </w:r>
    </w:p>
    <w:p w14:paraId="57D35EEF">
      <w:pPr>
        <w:tabs>
          <w:tab w:val="left" w:pos="694"/>
        </w:tabs>
        <w:spacing w:before="154"/>
        <w:rPr>
          <w:b/>
          <w:bCs/>
          <w:sz w:val="18"/>
        </w:rPr>
      </w:pPr>
      <w:r>
        <w:rPr>
          <w:b/>
          <w:bCs/>
          <w:sz w:val="18"/>
        </w:rPr>
        <w:t>2. Preconditions</w:t>
      </w:r>
    </w:p>
    <w:p w14:paraId="62EDE065">
      <w:pPr>
        <w:numPr>
          <w:ilvl w:val="0"/>
          <w:numId w:val="58"/>
        </w:numPr>
        <w:tabs>
          <w:tab w:val="left" w:pos="694"/>
        </w:tabs>
        <w:spacing w:before="154"/>
        <w:rPr>
          <w:sz w:val="18"/>
        </w:rPr>
      </w:pPr>
      <w:r>
        <w:rPr>
          <w:sz w:val="18"/>
        </w:rPr>
        <w:t>A customer order exists.</w:t>
      </w:r>
    </w:p>
    <w:p w14:paraId="5AC68045">
      <w:pPr>
        <w:numPr>
          <w:ilvl w:val="0"/>
          <w:numId w:val="58"/>
        </w:numPr>
        <w:tabs>
          <w:tab w:val="left" w:pos="694"/>
        </w:tabs>
        <w:spacing w:before="154"/>
        <w:rPr>
          <w:sz w:val="18"/>
        </w:rPr>
      </w:pPr>
      <w:r>
        <w:rPr>
          <w:sz w:val="18"/>
        </w:rPr>
        <w:t>Payment information has been provided.</w:t>
      </w:r>
    </w:p>
    <w:p w14:paraId="0C33C165">
      <w:pPr>
        <w:numPr>
          <w:ilvl w:val="0"/>
          <w:numId w:val="58"/>
        </w:numPr>
        <w:tabs>
          <w:tab w:val="left" w:pos="694"/>
        </w:tabs>
        <w:spacing w:before="154"/>
        <w:rPr>
          <w:sz w:val="18"/>
        </w:rPr>
      </w:pPr>
      <w:r>
        <w:rPr>
          <w:sz w:val="18"/>
        </w:rPr>
        <w:t>The payment service is available.</w:t>
      </w:r>
    </w:p>
    <w:p w14:paraId="388EE981">
      <w:pPr>
        <w:numPr>
          <w:ilvl w:val="0"/>
          <w:numId w:val="58"/>
        </w:numPr>
        <w:tabs>
          <w:tab w:val="left" w:pos="694"/>
        </w:tabs>
        <w:spacing w:before="154"/>
        <w:rPr>
          <w:sz w:val="18"/>
        </w:rPr>
      </w:pPr>
      <w:r>
        <w:rPr>
          <w:sz w:val="18"/>
        </w:rPr>
        <w:t>The payment amount is available.</w:t>
      </w:r>
    </w:p>
    <w:p w14:paraId="5DA0BAF9">
      <w:pPr>
        <w:tabs>
          <w:tab w:val="left" w:pos="694"/>
        </w:tabs>
        <w:spacing w:before="154"/>
        <w:rPr>
          <w:b/>
          <w:bCs/>
          <w:sz w:val="18"/>
        </w:rPr>
      </w:pPr>
      <w:r>
        <w:rPr>
          <w:b/>
          <w:bCs/>
          <w:sz w:val="18"/>
        </w:rPr>
        <w:t>3. Success Scenario</w:t>
      </w:r>
    </w:p>
    <w:p w14:paraId="7A31DCBD">
      <w:pPr>
        <w:numPr>
          <w:ilvl w:val="0"/>
          <w:numId w:val="59"/>
        </w:numPr>
        <w:tabs>
          <w:tab w:val="left" w:pos="694"/>
        </w:tabs>
        <w:spacing w:before="154"/>
        <w:rPr>
          <w:sz w:val="18"/>
        </w:rPr>
      </w:pPr>
      <w:r>
        <w:rPr>
          <w:sz w:val="18"/>
        </w:rPr>
        <w:t>The bakery system sends the customer's payment request to the payment service.</w:t>
      </w:r>
    </w:p>
    <w:p w14:paraId="65EE2948">
      <w:pPr>
        <w:numPr>
          <w:ilvl w:val="0"/>
          <w:numId w:val="59"/>
        </w:numPr>
        <w:tabs>
          <w:tab w:val="left" w:pos="694"/>
        </w:tabs>
        <w:spacing w:before="154"/>
        <w:rPr>
          <w:sz w:val="18"/>
        </w:rPr>
      </w:pPr>
      <w:r>
        <w:rPr>
          <w:sz w:val="18"/>
        </w:rPr>
        <w:t>The payment service receives the payment details.</w:t>
      </w:r>
    </w:p>
    <w:p w14:paraId="7CB29B46">
      <w:pPr>
        <w:numPr>
          <w:ilvl w:val="0"/>
          <w:numId w:val="59"/>
        </w:numPr>
        <w:tabs>
          <w:tab w:val="left" w:pos="694"/>
        </w:tabs>
        <w:spacing w:before="154"/>
        <w:rPr>
          <w:sz w:val="18"/>
        </w:rPr>
      </w:pPr>
      <w:r>
        <w:rPr>
          <w:sz w:val="18"/>
        </w:rPr>
        <w:t>The payment service validates the information.</w:t>
      </w:r>
    </w:p>
    <w:p w14:paraId="6AFBD0C0">
      <w:pPr>
        <w:numPr>
          <w:ilvl w:val="0"/>
          <w:numId w:val="59"/>
        </w:numPr>
        <w:tabs>
          <w:tab w:val="left" w:pos="694"/>
        </w:tabs>
        <w:spacing w:before="154"/>
        <w:rPr>
          <w:sz w:val="18"/>
        </w:rPr>
      </w:pPr>
      <w:r>
        <w:rPr>
          <w:sz w:val="18"/>
        </w:rPr>
        <w:t>The payment service processes the transaction.</w:t>
      </w:r>
    </w:p>
    <w:p w14:paraId="59844D8F">
      <w:pPr>
        <w:numPr>
          <w:ilvl w:val="0"/>
          <w:numId w:val="59"/>
        </w:numPr>
        <w:tabs>
          <w:tab w:val="left" w:pos="694"/>
        </w:tabs>
        <w:spacing w:before="154"/>
        <w:rPr>
          <w:sz w:val="18"/>
        </w:rPr>
      </w:pPr>
      <w:r>
        <w:rPr>
          <w:sz w:val="18"/>
        </w:rPr>
        <w:t>The payment is approved.</w:t>
      </w:r>
    </w:p>
    <w:p w14:paraId="43A051DF">
      <w:pPr>
        <w:numPr>
          <w:ilvl w:val="0"/>
          <w:numId w:val="59"/>
        </w:numPr>
        <w:tabs>
          <w:tab w:val="left" w:pos="694"/>
        </w:tabs>
        <w:spacing w:before="154"/>
        <w:rPr>
          <w:sz w:val="18"/>
        </w:rPr>
      </w:pPr>
      <w:r>
        <w:rPr>
          <w:sz w:val="18"/>
        </w:rPr>
        <w:t>The payment service sends a successful payment response to the bakery system.</w:t>
      </w:r>
    </w:p>
    <w:p w14:paraId="7871B991">
      <w:pPr>
        <w:numPr>
          <w:ilvl w:val="0"/>
          <w:numId w:val="59"/>
        </w:numPr>
        <w:tabs>
          <w:tab w:val="left" w:pos="694"/>
        </w:tabs>
        <w:spacing w:before="154"/>
        <w:rPr>
          <w:sz w:val="18"/>
        </w:rPr>
      </w:pPr>
      <w:r>
        <w:rPr>
          <w:sz w:val="18"/>
        </w:rPr>
        <w:t>The bakery system records the successful payment.</w:t>
      </w:r>
    </w:p>
    <w:p w14:paraId="3DE8DC8C">
      <w:pPr>
        <w:numPr>
          <w:ilvl w:val="0"/>
          <w:numId w:val="59"/>
        </w:numPr>
        <w:tabs>
          <w:tab w:val="left" w:pos="694"/>
        </w:tabs>
        <w:spacing w:before="154"/>
        <w:rPr>
          <w:sz w:val="18"/>
        </w:rPr>
      </w:pPr>
      <w:r>
        <w:rPr>
          <w:sz w:val="18"/>
        </w:rPr>
        <w:t>The order is confirmed.</w:t>
      </w:r>
    </w:p>
    <w:p w14:paraId="2961BDDA">
      <w:pPr>
        <w:tabs>
          <w:tab w:val="left" w:pos="694"/>
        </w:tabs>
        <w:spacing w:before="154"/>
        <w:rPr>
          <w:b/>
          <w:bCs/>
          <w:sz w:val="18"/>
        </w:rPr>
      </w:pPr>
      <w:r>
        <w:rPr>
          <w:b/>
          <w:bCs/>
          <w:sz w:val="18"/>
        </w:rPr>
        <w:t>4. Alternative Scenario</w:t>
      </w:r>
    </w:p>
    <w:p w14:paraId="25BD299E">
      <w:pPr>
        <w:numPr>
          <w:ilvl w:val="0"/>
          <w:numId w:val="60"/>
        </w:numPr>
        <w:tabs>
          <w:tab w:val="left" w:pos="694"/>
        </w:tabs>
        <w:spacing w:before="154"/>
        <w:rPr>
          <w:sz w:val="18"/>
        </w:rPr>
      </w:pPr>
      <w:r>
        <w:rPr>
          <w:sz w:val="18"/>
        </w:rPr>
        <w:t>The payment service receives invalid payment information.</w:t>
      </w:r>
    </w:p>
    <w:p w14:paraId="64F24892">
      <w:pPr>
        <w:numPr>
          <w:ilvl w:val="0"/>
          <w:numId w:val="60"/>
        </w:numPr>
        <w:tabs>
          <w:tab w:val="left" w:pos="694"/>
        </w:tabs>
        <w:spacing w:before="154"/>
        <w:rPr>
          <w:sz w:val="18"/>
        </w:rPr>
      </w:pPr>
      <w:r>
        <w:rPr>
          <w:sz w:val="18"/>
        </w:rPr>
        <w:t>The payment service rejects the transaction.</w:t>
      </w:r>
    </w:p>
    <w:p w14:paraId="3DD6EF64">
      <w:pPr>
        <w:numPr>
          <w:ilvl w:val="0"/>
          <w:numId w:val="60"/>
        </w:numPr>
        <w:tabs>
          <w:tab w:val="left" w:pos="694"/>
        </w:tabs>
        <w:spacing w:before="154"/>
        <w:rPr>
          <w:sz w:val="18"/>
        </w:rPr>
      </w:pPr>
      <w:r>
        <w:rPr>
          <w:sz w:val="18"/>
        </w:rPr>
        <w:t>The payment service sends a failure response to the bakery system.</w:t>
      </w:r>
    </w:p>
    <w:p w14:paraId="79AAADCF">
      <w:pPr>
        <w:numPr>
          <w:ilvl w:val="0"/>
          <w:numId w:val="60"/>
        </w:numPr>
        <w:tabs>
          <w:tab w:val="left" w:pos="694"/>
        </w:tabs>
        <w:spacing w:before="154"/>
        <w:rPr>
          <w:sz w:val="18"/>
        </w:rPr>
      </w:pPr>
      <w:r>
        <w:rPr>
          <w:sz w:val="18"/>
        </w:rPr>
        <w:t>The system informs the customer that the payment was unsuccessful.</w:t>
      </w:r>
    </w:p>
    <w:p w14:paraId="23DAE047">
      <w:pPr>
        <w:numPr>
          <w:ilvl w:val="0"/>
          <w:numId w:val="60"/>
        </w:numPr>
        <w:tabs>
          <w:tab w:val="left" w:pos="694"/>
        </w:tabs>
        <w:spacing w:before="154"/>
        <w:rPr>
          <w:sz w:val="18"/>
        </w:rPr>
      </w:pPr>
      <w:r>
        <w:rPr>
          <w:sz w:val="18"/>
        </w:rPr>
        <w:t>Customer tries another payment method or enters the correct information.</w:t>
      </w:r>
    </w:p>
    <w:p w14:paraId="1EDAC3DC">
      <w:pPr>
        <w:tabs>
          <w:tab w:val="left" w:pos="694"/>
        </w:tabs>
        <w:spacing w:before="154"/>
        <w:rPr>
          <w:b/>
          <w:bCs/>
          <w:sz w:val="18"/>
        </w:rPr>
      </w:pPr>
      <w:r>
        <w:rPr>
          <w:b/>
          <w:bCs/>
          <w:sz w:val="18"/>
        </w:rPr>
        <w:t>5. Postconditions</w:t>
      </w:r>
    </w:p>
    <w:p w14:paraId="49988E03">
      <w:pPr>
        <w:numPr>
          <w:ilvl w:val="0"/>
          <w:numId w:val="61"/>
        </w:numPr>
        <w:tabs>
          <w:tab w:val="left" w:pos="694"/>
        </w:tabs>
        <w:spacing w:before="154"/>
        <w:rPr>
          <w:sz w:val="18"/>
        </w:rPr>
      </w:pPr>
      <w:r>
        <w:rPr>
          <w:sz w:val="18"/>
        </w:rPr>
        <w:t>If successful, the payment is recorded and the order is confirmed.</w:t>
      </w:r>
    </w:p>
    <w:p w14:paraId="7C8CE0AD">
      <w:pPr>
        <w:numPr>
          <w:ilvl w:val="0"/>
          <w:numId w:val="61"/>
        </w:numPr>
        <w:tabs>
          <w:tab w:val="left" w:pos="694"/>
        </w:tabs>
        <w:spacing w:before="154"/>
        <w:rPr>
          <w:sz w:val="18"/>
        </w:rPr>
      </w:pPr>
      <w:r>
        <w:rPr>
          <w:sz w:val="18"/>
        </w:rPr>
        <w:t>If unsuccessful, the payment is not recorded as successful and the customer can retry.</w:t>
      </w:r>
    </w:p>
    <w:p w14:paraId="43945A03">
      <w:pPr>
        <w:tabs>
          <w:tab w:val="left" w:pos="694"/>
        </w:tabs>
        <w:spacing w:before="154"/>
        <w:rPr>
          <w:sz w:val="18"/>
        </w:rPr>
      </w:pPr>
      <w:r>
        <w:rPr>
          <w:sz w:val="18"/>
        </w:rPr>
        <w:pict>
          <v:rect id="_x0000_i1030" o:spt="1" style="height:1.5pt;width:0pt;" fillcolor="#A0A0A0" filled="t" stroked="f" coordsize="21600,21600" o:hr="t" o:hrstd="t" o:hralign="center">
            <v:path/>
            <v:fill on="t" focussize="0,0"/>
            <v:stroke on="f"/>
            <v:imagedata o:title=""/>
            <o:lock v:ext="edit"/>
            <w10:wrap type="none"/>
            <w10:anchorlock/>
          </v:rect>
        </w:pict>
      </w:r>
    </w:p>
    <w:p w14:paraId="2D4E0706">
      <w:pPr>
        <w:tabs>
          <w:tab w:val="left" w:pos="694"/>
        </w:tabs>
        <w:spacing w:before="154"/>
        <w:rPr>
          <w:b/>
          <w:bCs/>
          <w:sz w:val="18"/>
        </w:rPr>
      </w:pPr>
      <w:r>
        <w:rPr>
          <w:b/>
          <w:bCs/>
          <w:sz w:val="18"/>
        </w:rPr>
        <w:t>User Stories</w:t>
      </w:r>
    </w:p>
    <w:p w14:paraId="2570342B">
      <w:pPr>
        <w:tabs>
          <w:tab w:val="left" w:pos="694"/>
        </w:tabs>
        <w:spacing w:before="154"/>
        <w:rPr>
          <w:b/>
          <w:bCs/>
          <w:sz w:val="18"/>
        </w:rPr>
      </w:pPr>
      <w:r>
        <w:rPr>
          <w:b/>
          <w:bCs/>
          <w:sz w:val="18"/>
        </w:rPr>
        <w:t>User Story 1:</w:t>
      </w:r>
    </w:p>
    <w:p w14:paraId="5C8E17EE">
      <w:pPr>
        <w:tabs>
          <w:tab w:val="left" w:pos="694"/>
        </w:tabs>
        <w:spacing w:before="154"/>
        <w:rPr>
          <w:sz w:val="18"/>
        </w:rPr>
      </w:pPr>
      <w:r>
        <w:rPr>
          <w:sz w:val="18"/>
        </w:rPr>
        <w:t>As a customer, I want my payment to be processed so that my order can be confirmed.</w:t>
      </w:r>
    </w:p>
    <w:p w14:paraId="5238FC26">
      <w:pPr>
        <w:tabs>
          <w:tab w:val="left" w:pos="694"/>
        </w:tabs>
        <w:spacing w:before="154"/>
        <w:rPr>
          <w:sz w:val="18"/>
        </w:rPr>
      </w:pPr>
      <w:r>
        <w:rPr>
          <w:b/>
          <w:bCs/>
          <w:sz w:val="18"/>
        </w:rPr>
        <w:t>I. Who:</w:t>
      </w:r>
      <w:r>
        <w:rPr>
          <w:sz w:val="18"/>
        </w:rPr>
        <w:t xml:space="preserve"> I am a customer of the bakery ordering system.</w:t>
      </w:r>
    </w:p>
    <w:p w14:paraId="6F2E0CDA">
      <w:pPr>
        <w:tabs>
          <w:tab w:val="left" w:pos="694"/>
        </w:tabs>
        <w:spacing w:before="154"/>
        <w:rPr>
          <w:sz w:val="18"/>
        </w:rPr>
      </w:pPr>
      <w:r>
        <w:rPr>
          <w:b/>
          <w:bCs/>
          <w:sz w:val="18"/>
        </w:rPr>
        <w:t>II. What:</w:t>
      </w:r>
      <w:r>
        <w:rPr>
          <w:sz w:val="18"/>
        </w:rPr>
        <w:t xml:space="preserve"> I want my payment to be processed.</w:t>
      </w:r>
    </w:p>
    <w:p w14:paraId="54AFF93C">
      <w:pPr>
        <w:tabs>
          <w:tab w:val="left" w:pos="694"/>
        </w:tabs>
        <w:spacing w:before="154"/>
        <w:rPr>
          <w:sz w:val="18"/>
        </w:rPr>
      </w:pPr>
      <w:r>
        <w:rPr>
          <w:b/>
          <w:bCs/>
          <w:sz w:val="18"/>
        </w:rPr>
        <w:t>III. Why:</w:t>
      </w:r>
      <w:r>
        <w:rPr>
          <w:sz w:val="18"/>
        </w:rPr>
        <w:t xml:space="preserve"> My order can be confirmed after successful payment.</w:t>
      </w:r>
    </w:p>
    <w:p w14:paraId="7DF95E51">
      <w:pPr>
        <w:tabs>
          <w:tab w:val="left" w:pos="694"/>
        </w:tabs>
        <w:spacing w:before="154"/>
        <w:rPr>
          <w:b/>
          <w:bCs/>
          <w:sz w:val="18"/>
        </w:rPr>
      </w:pPr>
      <w:r>
        <w:rPr>
          <w:b/>
          <w:bCs/>
          <w:sz w:val="18"/>
        </w:rPr>
        <w:t>Scenario: Successful payment processing</w:t>
      </w:r>
    </w:p>
    <w:p w14:paraId="62A43C5D">
      <w:pPr>
        <w:tabs>
          <w:tab w:val="left" w:pos="694"/>
        </w:tabs>
        <w:spacing w:before="154"/>
        <w:rPr>
          <w:sz w:val="18"/>
        </w:rPr>
      </w:pPr>
      <w:r>
        <w:rPr>
          <w:b/>
          <w:bCs/>
          <w:sz w:val="18"/>
        </w:rPr>
        <w:t>Given:</w:t>
      </w:r>
      <w:r>
        <w:rPr>
          <w:sz w:val="18"/>
        </w:rPr>
        <w:t xml:space="preserve"> a customer order exists and payment information has been provided.</w:t>
      </w:r>
    </w:p>
    <w:p w14:paraId="51ACAE33">
      <w:pPr>
        <w:tabs>
          <w:tab w:val="left" w:pos="694"/>
        </w:tabs>
        <w:spacing w:before="154"/>
        <w:rPr>
          <w:sz w:val="18"/>
        </w:rPr>
      </w:pPr>
      <w:r>
        <w:rPr>
          <w:b/>
          <w:bCs/>
          <w:sz w:val="18"/>
        </w:rPr>
        <w:t>And:</w:t>
      </w:r>
      <w:r>
        <w:rPr>
          <w:sz w:val="18"/>
        </w:rPr>
        <w:t xml:space="preserve"> the payment service is available and the payment amount is available.</w:t>
      </w:r>
    </w:p>
    <w:p w14:paraId="68A3C260">
      <w:pPr>
        <w:tabs>
          <w:tab w:val="left" w:pos="694"/>
        </w:tabs>
        <w:spacing w:before="154"/>
        <w:rPr>
          <w:sz w:val="18"/>
        </w:rPr>
      </w:pPr>
      <w:r>
        <w:rPr>
          <w:b/>
          <w:bCs/>
          <w:sz w:val="18"/>
        </w:rPr>
        <w:t>When:</w:t>
      </w:r>
      <w:r>
        <w:rPr>
          <w:sz w:val="18"/>
        </w:rPr>
        <w:t xml:space="preserve"> the bakery system sends the payment request to the payment service.</w:t>
      </w:r>
    </w:p>
    <w:p w14:paraId="6D64D3A2">
      <w:pPr>
        <w:tabs>
          <w:tab w:val="left" w:pos="694"/>
        </w:tabs>
        <w:spacing w:before="154"/>
        <w:rPr>
          <w:sz w:val="18"/>
        </w:rPr>
      </w:pPr>
      <w:r>
        <w:rPr>
          <w:b/>
          <w:bCs/>
          <w:sz w:val="18"/>
        </w:rPr>
        <w:t>Then:</w:t>
      </w:r>
      <w:r>
        <w:rPr>
          <w:sz w:val="18"/>
        </w:rPr>
        <w:t xml:space="preserve"> the payment service validates and processes the transaction.</w:t>
      </w:r>
    </w:p>
    <w:p w14:paraId="5017EA3B">
      <w:pPr>
        <w:tabs>
          <w:tab w:val="left" w:pos="694"/>
        </w:tabs>
        <w:spacing w:before="154"/>
        <w:rPr>
          <w:sz w:val="18"/>
        </w:rPr>
      </w:pPr>
      <w:r>
        <w:rPr>
          <w:b/>
          <w:bCs/>
          <w:sz w:val="18"/>
        </w:rPr>
        <w:t>And:</w:t>
      </w:r>
      <w:r>
        <w:rPr>
          <w:sz w:val="18"/>
        </w:rPr>
        <w:t xml:space="preserve"> the payment is approved and the order is confirmed.</w:t>
      </w:r>
    </w:p>
    <w:p w14:paraId="4081C75B">
      <w:pPr>
        <w:tabs>
          <w:tab w:val="left" w:pos="694"/>
        </w:tabs>
        <w:spacing w:before="154"/>
        <w:rPr>
          <w:sz w:val="18"/>
        </w:rPr>
      </w:pPr>
      <w:r>
        <w:rPr>
          <w:sz w:val="18"/>
        </w:rPr>
        <w:pict>
          <v:rect id="_x0000_i1031" o:spt="1" style="height:1.5pt;width:0pt;" fillcolor="#A0A0A0" filled="t" stroked="f" coordsize="21600,21600" o:hr="t" o:hrstd="t" o:hralign="center">
            <v:path/>
            <v:fill on="t" focussize="0,0"/>
            <v:stroke on="f"/>
            <v:imagedata o:title=""/>
            <o:lock v:ext="edit"/>
            <w10:wrap type="none"/>
            <w10:anchorlock/>
          </v:rect>
        </w:pict>
      </w:r>
    </w:p>
    <w:p w14:paraId="4DC9B371">
      <w:pPr>
        <w:tabs>
          <w:tab w:val="left" w:pos="694"/>
        </w:tabs>
        <w:spacing w:before="154"/>
        <w:rPr>
          <w:b/>
          <w:bCs/>
          <w:sz w:val="18"/>
        </w:rPr>
      </w:pPr>
      <w:r>
        <w:rPr>
          <w:b/>
          <w:bCs/>
          <w:sz w:val="18"/>
        </w:rPr>
        <w:t>User Story 2:</w:t>
      </w:r>
    </w:p>
    <w:p w14:paraId="4DF5D788">
      <w:pPr>
        <w:tabs>
          <w:tab w:val="left" w:pos="694"/>
        </w:tabs>
        <w:spacing w:before="154"/>
        <w:rPr>
          <w:sz w:val="18"/>
        </w:rPr>
      </w:pPr>
      <w:r>
        <w:rPr>
          <w:sz w:val="18"/>
        </w:rPr>
        <w:t>As a customer, I want to be informed when my payment is unsuccessful so that I can try another payment method or enter the correct information.</w:t>
      </w:r>
    </w:p>
    <w:p w14:paraId="6B5A624E">
      <w:pPr>
        <w:tabs>
          <w:tab w:val="left" w:pos="694"/>
        </w:tabs>
        <w:spacing w:before="154"/>
        <w:rPr>
          <w:sz w:val="18"/>
        </w:rPr>
      </w:pPr>
      <w:r>
        <w:rPr>
          <w:b/>
          <w:bCs/>
          <w:sz w:val="18"/>
        </w:rPr>
        <w:t>I. Who:</w:t>
      </w:r>
      <w:r>
        <w:rPr>
          <w:sz w:val="18"/>
        </w:rPr>
        <w:t xml:space="preserve"> I am a customer of the bakery ordering system.</w:t>
      </w:r>
    </w:p>
    <w:p w14:paraId="057A4BBE">
      <w:pPr>
        <w:tabs>
          <w:tab w:val="left" w:pos="694"/>
        </w:tabs>
        <w:spacing w:before="154"/>
        <w:rPr>
          <w:sz w:val="18"/>
        </w:rPr>
      </w:pPr>
      <w:r>
        <w:rPr>
          <w:b/>
          <w:bCs/>
          <w:sz w:val="18"/>
        </w:rPr>
        <w:t>II. What:</w:t>
      </w:r>
      <w:r>
        <w:rPr>
          <w:sz w:val="18"/>
        </w:rPr>
        <w:t xml:space="preserve"> I want to know when my payment is unsuccessful.</w:t>
      </w:r>
    </w:p>
    <w:p w14:paraId="3FB85FD0">
      <w:pPr>
        <w:tabs>
          <w:tab w:val="left" w:pos="694"/>
        </w:tabs>
        <w:spacing w:before="154"/>
        <w:rPr>
          <w:sz w:val="18"/>
        </w:rPr>
      </w:pPr>
      <w:r>
        <w:rPr>
          <w:b/>
          <w:bCs/>
          <w:sz w:val="18"/>
        </w:rPr>
        <w:t>III. Why:</w:t>
      </w:r>
      <w:r>
        <w:rPr>
          <w:sz w:val="18"/>
        </w:rPr>
        <w:t xml:space="preserve"> I can correct my payment information or try another payment method.</w:t>
      </w:r>
    </w:p>
    <w:p w14:paraId="1F407359">
      <w:pPr>
        <w:tabs>
          <w:tab w:val="left" w:pos="694"/>
        </w:tabs>
        <w:spacing w:before="154"/>
        <w:rPr>
          <w:b/>
          <w:bCs/>
          <w:sz w:val="18"/>
        </w:rPr>
      </w:pPr>
      <w:r>
        <w:rPr>
          <w:b/>
          <w:bCs/>
          <w:sz w:val="18"/>
        </w:rPr>
        <w:t>Acceptance Criteria:</w:t>
      </w:r>
    </w:p>
    <w:p w14:paraId="0695ED6F">
      <w:pPr>
        <w:tabs>
          <w:tab w:val="left" w:pos="694"/>
        </w:tabs>
        <w:spacing w:before="154"/>
        <w:rPr>
          <w:sz w:val="18"/>
        </w:rPr>
      </w:pPr>
      <w:r>
        <w:rPr>
          <w:b/>
          <w:bCs/>
          <w:sz w:val="18"/>
        </w:rPr>
        <w:t>Scenario: Unsuccessful payment</w:t>
      </w:r>
    </w:p>
    <w:p w14:paraId="40C27578">
      <w:pPr>
        <w:tabs>
          <w:tab w:val="left" w:pos="694"/>
        </w:tabs>
        <w:spacing w:before="154"/>
        <w:rPr>
          <w:sz w:val="18"/>
        </w:rPr>
      </w:pPr>
      <w:r>
        <w:rPr>
          <w:b/>
          <w:bCs/>
          <w:sz w:val="18"/>
        </w:rPr>
        <w:t>Given:</w:t>
      </w:r>
      <w:r>
        <w:rPr>
          <w:sz w:val="18"/>
        </w:rPr>
        <w:t xml:space="preserve"> the payment service receives invalid payment information.</w:t>
      </w:r>
    </w:p>
    <w:p w14:paraId="7F2154A2">
      <w:pPr>
        <w:tabs>
          <w:tab w:val="left" w:pos="694"/>
        </w:tabs>
        <w:spacing w:before="154"/>
        <w:rPr>
          <w:sz w:val="18"/>
        </w:rPr>
      </w:pPr>
      <w:r>
        <w:rPr>
          <w:b/>
          <w:bCs/>
          <w:sz w:val="18"/>
        </w:rPr>
        <w:t>When:</w:t>
      </w:r>
      <w:r>
        <w:rPr>
          <w:sz w:val="18"/>
        </w:rPr>
        <w:t xml:space="preserve"> the payment service processes the transaction.</w:t>
      </w:r>
    </w:p>
    <w:p w14:paraId="3CB8B51A">
      <w:pPr>
        <w:tabs>
          <w:tab w:val="left" w:pos="694"/>
        </w:tabs>
        <w:spacing w:before="154"/>
        <w:rPr>
          <w:sz w:val="18"/>
        </w:rPr>
      </w:pPr>
      <w:r>
        <w:rPr>
          <w:b/>
          <w:bCs/>
          <w:sz w:val="18"/>
        </w:rPr>
        <w:t>Then:</w:t>
      </w:r>
      <w:r>
        <w:rPr>
          <w:sz w:val="18"/>
        </w:rPr>
        <w:t xml:space="preserve"> the payment service rejects the transaction and sends a failure response.</w:t>
      </w:r>
    </w:p>
    <w:p w14:paraId="15086FCE">
      <w:pPr>
        <w:tabs>
          <w:tab w:val="left" w:pos="694"/>
        </w:tabs>
        <w:spacing w:before="154"/>
        <w:rPr>
          <w:sz w:val="18"/>
        </w:rPr>
      </w:pPr>
      <w:r>
        <w:rPr>
          <w:b/>
          <w:bCs/>
          <w:sz w:val="18"/>
        </w:rPr>
        <w:t>And:</w:t>
      </w:r>
      <w:r>
        <w:rPr>
          <w:sz w:val="18"/>
        </w:rPr>
        <w:t xml:space="preserve"> the system informs the customer that the payment was unsuccessful.</w:t>
      </w:r>
    </w:p>
    <w:p w14:paraId="7FB5DEA4">
      <w:pPr>
        <w:tabs>
          <w:tab w:val="left" w:pos="694"/>
        </w:tabs>
        <w:spacing w:before="154"/>
        <w:rPr>
          <w:sz w:val="18"/>
        </w:rPr>
      </w:pPr>
      <w:r>
        <w:rPr>
          <w:b/>
          <w:bCs/>
          <w:sz w:val="18"/>
        </w:rPr>
        <w:t>And:</w:t>
      </w:r>
      <w:r>
        <w:rPr>
          <w:sz w:val="18"/>
        </w:rPr>
        <w:t xml:space="preserve"> the customer can try another payment method or enter the correct information.</w:t>
      </w:r>
    </w:p>
    <w:p w14:paraId="151ED7E8">
      <w:pPr>
        <w:tabs>
          <w:tab w:val="left" w:pos="694"/>
        </w:tabs>
        <w:spacing w:before="154"/>
        <w:rPr>
          <w:sz w:val="18"/>
        </w:rPr>
      </w:pPr>
    </w:p>
    <w:p w14:paraId="0BA859E1">
      <w:pPr>
        <w:tabs>
          <w:tab w:val="left" w:pos="694"/>
        </w:tabs>
        <w:spacing w:before="154"/>
        <w:rPr>
          <w:b/>
          <w:bCs/>
          <w:sz w:val="28"/>
          <w:szCs w:val="28"/>
        </w:rPr>
      </w:pPr>
      <w:r>
        <w:rPr>
          <w:b/>
          <w:bCs/>
          <w:sz w:val="28"/>
          <w:szCs w:val="28"/>
        </w:rPr>
        <w:t>6.Use Case Text: Assign Salesman</w:t>
      </w:r>
    </w:p>
    <w:p w14:paraId="548CD485">
      <w:pPr>
        <w:tabs>
          <w:tab w:val="left" w:pos="694"/>
        </w:tabs>
        <w:spacing w:before="154"/>
        <w:rPr>
          <w:b/>
          <w:bCs/>
          <w:sz w:val="18"/>
        </w:rPr>
      </w:pPr>
      <w:r>
        <w:rPr>
          <w:b/>
          <w:bCs/>
          <w:sz w:val="18"/>
        </w:rPr>
        <w:t>Inputs:</w:t>
      </w:r>
    </w:p>
    <w:p w14:paraId="39C1CC9B">
      <w:pPr>
        <w:numPr>
          <w:ilvl w:val="0"/>
          <w:numId w:val="62"/>
        </w:numPr>
        <w:tabs>
          <w:tab w:val="left" w:pos="694"/>
        </w:tabs>
        <w:spacing w:before="154"/>
        <w:rPr>
          <w:sz w:val="18"/>
        </w:rPr>
      </w:pPr>
      <w:r>
        <w:rPr>
          <w:sz w:val="18"/>
        </w:rPr>
        <w:t>Order ID</w:t>
      </w:r>
    </w:p>
    <w:p w14:paraId="5AD32B6D">
      <w:pPr>
        <w:numPr>
          <w:ilvl w:val="0"/>
          <w:numId w:val="62"/>
        </w:numPr>
        <w:tabs>
          <w:tab w:val="left" w:pos="694"/>
        </w:tabs>
        <w:spacing w:before="154"/>
        <w:rPr>
          <w:sz w:val="18"/>
        </w:rPr>
      </w:pPr>
      <w:r>
        <w:rPr>
          <w:sz w:val="18"/>
        </w:rPr>
        <w:t>Salesman ID</w:t>
      </w:r>
    </w:p>
    <w:p w14:paraId="7235DB9F">
      <w:pPr>
        <w:numPr>
          <w:ilvl w:val="0"/>
          <w:numId w:val="62"/>
        </w:numPr>
        <w:tabs>
          <w:tab w:val="left" w:pos="694"/>
        </w:tabs>
        <w:spacing w:before="154"/>
        <w:rPr>
          <w:sz w:val="18"/>
        </w:rPr>
      </w:pPr>
      <w:r>
        <w:rPr>
          <w:sz w:val="18"/>
        </w:rPr>
        <w:t>Assignment Information</w:t>
      </w:r>
    </w:p>
    <w:p w14:paraId="1737599A">
      <w:pPr>
        <w:tabs>
          <w:tab w:val="left" w:pos="694"/>
        </w:tabs>
        <w:spacing w:before="154"/>
        <w:rPr>
          <w:b/>
          <w:bCs/>
          <w:sz w:val="18"/>
        </w:rPr>
      </w:pPr>
      <w:r>
        <w:rPr>
          <w:b/>
          <w:bCs/>
          <w:sz w:val="18"/>
        </w:rPr>
        <w:t>Outputs:</w:t>
      </w:r>
    </w:p>
    <w:p w14:paraId="41751FB8">
      <w:pPr>
        <w:numPr>
          <w:ilvl w:val="0"/>
          <w:numId w:val="63"/>
        </w:numPr>
        <w:tabs>
          <w:tab w:val="left" w:pos="694"/>
        </w:tabs>
        <w:spacing w:before="154"/>
        <w:rPr>
          <w:sz w:val="18"/>
        </w:rPr>
      </w:pPr>
      <w:r>
        <w:rPr>
          <w:sz w:val="18"/>
        </w:rPr>
        <w:t>Assignment ID</w:t>
      </w:r>
    </w:p>
    <w:p w14:paraId="454EA737">
      <w:pPr>
        <w:numPr>
          <w:ilvl w:val="0"/>
          <w:numId w:val="63"/>
        </w:numPr>
        <w:tabs>
          <w:tab w:val="left" w:pos="694"/>
        </w:tabs>
        <w:spacing w:before="154"/>
        <w:rPr>
          <w:sz w:val="18"/>
        </w:rPr>
      </w:pPr>
      <w:r>
        <w:rPr>
          <w:sz w:val="18"/>
        </w:rPr>
        <w:t>Assignment Status</w:t>
      </w:r>
    </w:p>
    <w:p w14:paraId="7571CCDB">
      <w:pPr>
        <w:tabs>
          <w:tab w:val="left" w:pos="694"/>
        </w:tabs>
        <w:spacing w:before="154"/>
        <w:rPr>
          <w:b/>
          <w:bCs/>
          <w:sz w:val="18"/>
        </w:rPr>
      </w:pPr>
      <w:r>
        <w:rPr>
          <w:b/>
          <w:bCs/>
          <w:sz w:val="18"/>
        </w:rPr>
        <w:t>1. Primary Actor:</w:t>
      </w:r>
    </w:p>
    <w:p w14:paraId="29CCF2A2">
      <w:pPr>
        <w:tabs>
          <w:tab w:val="left" w:pos="694"/>
        </w:tabs>
        <w:spacing w:before="154"/>
        <w:rPr>
          <w:sz w:val="18"/>
        </w:rPr>
      </w:pPr>
      <w:r>
        <w:rPr>
          <w:sz w:val="18"/>
        </w:rPr>
        <w:t>Bakery Staff</w:t>
      </w:r>
    </w:p>
    <w:p w14:paraId="3684FB1B">
      <w:pPr>
        <w:tabs>
          <w:tab w:val="left" w:pos="694"/>
        </w:tabs>
        <w:spacing w:before="154"/>
        <w:rPr>
          <w:b/>
          <w:bCs/>
          <w:sz w:val="18"/>
        </w:rPr>
      </w:pPr>
      <w:r>
        <w:rPr>
          <w:b/>
          <w:bCs/>
          <w:sz w:val="18"/>
        </w:rPr>
        <w:t>2. Preconditions</w:t>
      </w:r>
    </w:p>
    <w:p w14:paraId="26A214E0">
      <w:pPr>
        <w:numPr>
          <w:ilvl w:val="0"/>
          <w:numId w:val="64"/>
        </w:numPr>
        <w:tabs>
          <w:tab w:val="left" w:pos="694"/>
        </w:tabs>
        <w:spacing w:before="154"/>
        <w:rPr>
          <w:sz w:val="18"/>
        </w:rPr>
      </w:pPr>
      <w:r>
        <w:rPr>
          <w:sz w:val="18"/>
        </w:rPr>
        <w:t>Bakery staff is logged in.</w:t>
      </w:r>
    </w:p>
    <w:p w14:paraId="33079597">
      <w:pPr>
        <w:numPr>
          <w:ilvl w:val="0"/>
          <w:numId w:val="64"/>
        </w:numPr>
        <w:tabs>
          <w:tab w:val="left" w:pos="694"/>
        </w:tabs>
        <w:spacing w:before="154"/>
        <w:rPr>
          <w:sz w:val="18"/>
        </w:rPr>
      </w:pPr>
      <w:r>
        <w:rPr>
          <w:sz w:val="18"/>
        </w:rPr>
        <w:t>A valid customer order exists.</w:t>
      </w:r>
    </w:p>
    <w:p w14:paraId="45028EE2">
      <w:pPr>
        <w:numPr>
          <w:ilvl w:val="0"/>
          <w:numId w:val="64"/>
        </w:numPr>
        <w:tabs>
          <w:tab w:val="left" w:pos="694"/>
        </w:tabs>
        <w:spacing w:before="154"/>
        <w:rPr>
          <w:sz w:val="18"/>
        </w:rPr>
      </w:pPr>
      <w:r>
        <w:rPr>
          <w:sz w:val="18"/>
        </w:rPr>
        <w:t>A salesman is available in the system.</w:t>
      </w:r>
    </w:p>
    <w:p w14:paraId="0E304374">
      <w:pPr>
        <w:numPr>
          <w:ilvl w:val="0"/>
          <w:numId w:val="64"/>
        </w:numPr>
        <w:tabs>
          <w:tab w:val="left" w:pos="694"/>
        </w:tabs>
        <w:spacing w:before="154"/>
        <w:rPr>
          <w:sz w:val="18"/>
        </w:rPr>
      </w:pPr>
      <w:r>
        <w:rPr>
          <w:sz w:val="18"/>
        </w:rPr>
        <w:t>Staff has permission to assign a salesman.</w:t>
      </w:r>
    </w:p>
    <w:p w14:paraId="6C987A53">
      <w:pPr>
        <w:tabs>
          <w:tab w:val="left" w:pos="694"/>
        </w:tabs>
        <w:spacing w:before="154"/>
        <w:rPr>
          <w:b/>
          <w:bCs/>
          <w:sz w:val="18"/>
        </w:rPr>
      </w:pPr>
      <w:r>
        <w:rPr>
          <w:b/>
          <w:bCs/>
          <w:sz w:val="18"/>
        </w:rPr>
        <w:t>3. Success Scenario</w:t>
      </w:r>
    </w:p>
    <w:p w14:paraId="3099C368">
      <w:pPr>
        <w:numPr>
          <w:ilvl w:val="0"/>
          <w:numId w:val="65"/>
        </w:numPr>
        <w:tabs>
          <w:tab w:val="left" w:pos="694"/>
        </w:tabs>
        <w:spacing w:before="154"/>
        <w:rPr>
          <w:sz w:val="18"/>
        </w:rPr>
      </w:pPr>
      <w:r>
        <w:rPr>
          <w:sz w:val="18"/>
        </w:rPr>
        <w:t>Bakery staff logs into the system.</w:t>
      </w:r>
    </w:p>
    <w:p w14:paraId="15EA2CFF">
      <w:pPr>
        <w:numPr>
          <w:ilvl w:val="0"/>
          <w:numId w:val="65"/>
        </w:numPr>
        <w:tabs>
          <w:tab w:val="left" w:pos="694"/>
        </w:tabs>
        <w:spacing w:before="154"/>
        <w:rPr>
          <w:sz w:val="18"/>
        </w:rPr>
      </w:pPr>
      <w:r>
        <w:rPr>
          <w:sz w:val="18"/>
        </w:rPr>
        <w:t>Staff selects an existing customer order.</w:t>
      </w:r>
    </w:p>
    <w:p w14:paraId="53CCFFAA">
      <w:pPr>
        <w:numPr>
          <w:ilvl w:val="0"/>
          <w:numId w:val="65"/>
        </w:numPr>
        <w:tabs>
          <w:tab w:val="left" w:pos="694"/>
        </w:tabs>
        <w:spacing w:before="154"/>
        <w:rPr>
          <w:sz w:val="18"/>
        </w:rPr>
      </w:pPr>
      <w:r>
        <w:rPr>
          <w:sz w:val="18"/>
        </w:rPr>
        <w:t>Staff selects Assign Salesman.</w:t>
      </w:r>
    </w:p>
    <w:p w14:paraId="7A78EC1B">
      <w:pPr>
        <w:numPr>
          <w:ilvl w:val="0"/>
          <w:numId w:val="65"/>
        </w:numPr>
        <w:tabs>
          <w:tab w:val="left" w:pos="694"/>
        </w:tabs>
        <w:spacing w:before="154"/>
        <w:rPr>
          <w:sz w:val="18"/>
        </w:rPr>
      </w:pPr>
      <w:r>
        <w:rPr>
          <w:sz w:val="18"/>
        </w:rPr>
        <w:t>The system displays the available salesmen.</w:t>
      </w:r>
    </w:p>
    <w:p w14:paraId="0C06AF5D">
      <w:pPr>
        <w:numPr>
          <w:ilvl w:val="0"/>
          <w:numId w:val="65"/>
        </w:numPr>
        <w:tabs>
          <w:tab w:val="left" w:pos="694"/>
        </w:tabs>
        <w:spacing w:before="154"/>
        <w:rPr>
          <w:sz w:val="18"/>
        </w:rPr>
      </w:pPr>
      <w:r>
        <w:rPr>
          <w:sz w:val="18"/>
        </w:rPr>
        <w:t>Staff selects a salesman for the order.</w:t>
      </w:r>
    </w:p>
    <w:p w14:paraId="77823775">
      <w:pPr>
        <w:numPr>
          <w:ilvl w:val="0"/>
          <w:numId w:val="65"/>
        </w:numPr>
        <w:tabs>
          <w:tab w:val="left" w:pos="694"/>
        </w:tabs>
        <w:spacing w:before="154"/>
        <w:rPr>
          <w:sz w:val="18"/>
        </w:rPr>
      </w:pPr>
      <w:r>
        <w:rPr>
          <w:sz w:val="18"/>
        </w:rPr>
        <w:t>The system validates the assignment information.</w:t>
      </w:r>
    </w:p>
    <w:p w14:paraId="599677F1">
      <w:pPr>
        <w:numPr>
          <w:ilvl w:val="0"/>
          <w:numId w:val="65"/>
        </w:numPr>
        <w:tabs>
          <w:tab w:val="left" w:pos="694"/>
        </w:tabs>
        <w:spacing w:before="154"/>
        <w:rPr>
          <w:sz w:val="18"/>
        </w:rPr>
      </w:pPr>
      <w:r>
        <w:rPr>
          <w:sz w:val="18"/>
        </w:rPr>
        <w:t>The system assigns the selected salesman to the order.</w:t>
      </w:r>
    </w:p>
    <w:p w14:paraId="7C843CE0">
      <w:pPr>
        <w:numPr>
          <w:ilvl w:val="0"/>
          <w:numId w:val="65"/>
        </w:numPr>
        <w:tabs>
          <w:tab w:val="left" w:pos="694"/>
        </w:tabs>
        <w:spacing w:before="154"/>
        <w:rPr>
          <w:sz w:val="18"/>
        </w:rPr>
      </w:pPr>
      <w:r>
        <w:rPr>
          <w:sz w:val="18"/>
        </w:rPr>
        <w:t>The system saves the assignment.</w:t>
      </w:r>
    </w:p>
    <w:p w14:paraId="782065E4">
      <w:pPr>
        <w:numPr>
          <w:ilvl w:val="0"/>
          <w:numId w:val="65"/>
        </w:numPr>
        <w:tabs>
          <w:tab w:val="left" w:pos="694"/>
        </w:tabs>
        <w:spacing w:before="154"/>
        <w:rPr>
          <w:sz w:val="18"/>
        </w:rPr>
      </w:pPr>
      <w:r>
        <w:rPr>
          <w:sz w:val="18"/>
        </w:rPr>
        <w:t>The system displays an assignment confirmation.</w:t>
      </w:r>
    </w:p>
    <w:p w14:paraId="0DF1DA3C">
      <w:pPr>
        <w:tabs>
          <w:tab w:val="left" w:pos="694"/>
        </w:tabs>
        <w:spacing w:before="154"/>
        <w:rPr>
          <w:b/>
          <w:bCs/>
          <w:sz w:val="18"/>
        </w:rPr>
      </w:pPr>
      <w:r>
        <w:rPr>
          <w:b/>
          <w:bCs/>
          <w:sz w:val="18"/>
        </w:rPr>
        <w:t>4. Alternative Scenario</w:t>
      </w:r>
    </w:p>
    <w:p w14:paraId="124DF3C3">
      <w:pPr>
        <w:numPr>
          <w:ilvl w:val="0"/>
          <w:numId w:val="66"/>
        </w:numPr>
        <w:tabs>
          <w:tab w:val="left" w:pos="694"/>
        </w:tabs>
        <w:spacing w:before="154"/>
        <w:rPr>
          <w:sz w:val="18"/>
        </w:rPr>
      </w:pPr>
      <w:r>
        <w:rPr>
          <w:sz w:val="18"/>
        </w:rPr>
        <w:t>No salesman is available for assignment.</w:t>
      </w:r>
    </w:p>
    <w:p w14:paraId="538D29A6">
      <w:pPr>
        <w:numPr>
          <w:ilvl w:val="0"/>
          <w:numId w:val="66"/>
        </w:numPr>
        <w:tabs>
          <w:tab w:val="left" w:pos="694"/>
        </w:tabs>
        <w:spacing w:before="154"/>
        <w:rPr>
          <w:sz w:val="18"/>
        </w:rPr>
      </w:pPr>
      <w:r>
        <w:rPr>
          <w:sz w:val="18"/>
        </w:rPr>
        <w:t>The system displays a message that no salesman is currently available.</w:t>
      </w:r>
    </w:p>
    <w:p w14:paraId="6983ACC7">
      <w:pPr>
        <w:numPr>
          <w:ilvl w:val="0"/>
          <w:numId w:val="66"/>
        </w:numPr>
        <w:tabs>
          <w:tab w:val="left" w:pos="694"/>
        </w:tabs>
        <w:spacing w:before="154"/>
        <w:rPr>
          <w:sz w:val="18"/>
        </w:rPr>
      </w:pPr>
      <w:r>
        <w:rPr>
          <w:sz w:val="18"/>
        </w:rPr>
        <w:t>Staff selects another order or tries again later.</w:t>
      </w:r>
    </w:p>
    <w:p w14:paraId="7B884893">
      <w:pPr>
        <w:tabs>
          <w:tab w:val="left" w:pos="694"/>
        </w:tabs>
        <w:spacing w:before="154"/>
        <w:rPr>
          <w:b/>
          <w:bCs/>
          <w:sz w:val="18"/>
        </w:rPr>
      </w:pPr>
      <w:r>
        <w:rPr>
          <w:b/>
          <w:bCs/>
          <w:sz w:val="18"/>
        </w:rPr>
        <w:t>5. Postconditions</w:t>
      </w:r>
    </w:p>
    <w:p w14:paraId="36551A07">
      <w:pPr>
        <w:numPr>
          <w:ilvl w:val="0"/>
          <w:numId w:val="67"/>
        </w:numPr>
        <w:tabs>
          <w:tab w:val="left" w:pos="694"/>
        </w:tabs>
        <w:spacing w:before="154"/>
        <w:rPr>
          <w:sz w:val="18"/>
        </w:rPr>
      </w:pPr>
      <w:r>
        <w:rPr>
          <w:sz w:val="18"/>
        </w:rPr>
        <w:t>A salesman is successfully assigned to the order.</w:t>
      </w:r>
    </w:p>
    <w:p w14:paraId="79D4444C">
      <w:pPr>
        <w:numPr>
          <w:ilvl w:val="0"/>
          <w:numId w:val="67"/>
        </w:numPr>
        <w:tabs>
          <w:tab w:val="left" w:pos="694"/>
        </w:tabs>
        <w:spacing w:before="154"/>
        <w:rPr>
          <w:sz w:val="18"/>
        </w:rPr>
      </w:pPr>
      <w:r>
        <w:rPr>
          <w:sz w:val="18"/>
        </w:rPr>
        <w:t>The assignment information is stored in the system.</w:t>
      </w:r>
    </w:p>
    <w:p w14:paraId="5F4D1BEE">
      <w:pPr>
        <w:numPr>
          <w:ilvl w:val="0"/>
          <w:numId w:val="67"/>
        </w:numPr>
        <w:tabs>
          <w:tab w:val="left" w:pos="694"/>
        </w:tabs>
        <w:spacing w:before="154"/>
        <w:rPr>
          <w:sz w:val="18"/>
        </w:rPr>
      </w:pPr>
      <w:r>
        <w:rPr>
          <w:sz w:val="18"/>
        </w:rPr>
        <w:t>The order contains the assigned salesman's information.</w:t>
      </w:r>
    </w:p>
    <w:p w14:paraId="2C357146">
      <w:pPr>
        <w:tabs>
          <w:tab w:val="left" w:pos="694"/>
        </w:tabs>
        <w:spacing w:before="154"/>
        <w:rPr>
          <w:sz w:val="18"/>
        </w:rPr>
      </w:pPr>
      <w:r>
        <w:rPr>
          <w:sz w:val="18"/>
        </w:rPr>
        <w:pict>
          <v:rect id="_x0000_i1032" o:spt="1" style="height:1.5pt;width:0pt;" fillcolor="#A0A0A0" filled="t" stroked="f" coordsize="21600,21600" o:hr="t" o:hrstd="t" o:hralign="center">
            <v:path/>
            <v:fill on="t" focussize="0,0"/>
            <v:stroke on="f"/>
            <v:imagedata o:title=""/>
            <o:lock v:ext="edit"/>
            <w10:wrap type="none"/>
            <w10:anchorlock/>
          </v:rect>
        </w:pict>
      </w:r>
    </w:p>
    <w:p w14:paraId="19474EEB">
      <w:pPr>
        <w:tabs>
          <w:tab w:val="left" w:pos="694"/>
        </w:tabs>
        <w:spacing w:before="154"/>
        <w:rPr>
          <w:b/>
          <w:bCs/>
          <w:sz w:val="18"/>
        </w:rPr>
      </w:pPr>
      <w:r>
        <w:rPr>
          <w:b/>
          <w:bCs/>
          <w:sz w:val="18"/>
        </w:rPr>
        <w:t>User Stories</w:t>
      </w:r>
    </w:p>
    <w:p w14:paraId="5FAB4198">
      <w:pPr>
        <w:tabs>
          <w:tab w:val="left" w:pos="694"/>
        </w:tabs>
        <w:spacing w:before="154"/>
        <w:rPr>
          <w:b/>
          <w:bCs/>
          <w:sz w:val="18"/>
        </w:rPr>
      </w:pPr>
      <w:r>
        <w:rPr>
          <w:b/>
          <w:bCs/>
          <w:sz w:val="18"/>
        </w:rPr>
        <w:t>User Story 1:</w:t>
      </w:r>
    </w:p>
    <w:p w14:paraId="48005536">
      <w:pPr>
        <w:tabs>
          <w:tab w:val="left" w:pos="694"/>
        </w:tabs>
        <w:spacing w:before="154"/>
        <w:rPr>
          <w:sz w:val="18"/>
        </w:rPr>
      </w:pPr>
      <w:r>
        <w:rPr>
          <w:sz w:val="18"/>
        </w:rPr>
        <w:t>As a bakery staff member, I want to assign a salesman to a customer order so that the order can be handled by the assigned salesman.</w:t>
      </w:r>
    </w:p>
    <w:p w14:paraId="4FD1CF29">
      <w:pPr>
        <w:tabs>
          <w:tab w:val="left" w:pos="694"/>
        </w:tabs>
        <w:spacing w:before="154"/>
        <w:rPr>
          <w:sz w:val="18"/>
        </w:rPr>
      </w:pPr>
      <w:r>
        <w:rPr>
          <w:b/>
          <w:bCs/>
          <w:sz w:val="18"/>
        </w:rPr>
        <w:t>I. Who:</w:t>
      </w:r>
      <w:r>
        <w:rPr>
          <w:sz w:val="18"/>
        </w:rPr>
        <w:t xml:space="preserve"> I am a bakery staff member.</w:t>
      </w:r>
    </w:p>
    <w:p w14:paraId="3F0529DE">
      <w:pPr>
        <w:tabs>
          <w:tab w:val="left" w:pos="694"/>
        </w:tabs>
        <w:spacing w:before="154"/>
        <w:rPr>
          <w:sz w:val="18"/>
        </w:rPr>
      </w:pPr>
      <w:r>
        <w:rPr>
          <w:b/>
          <w:bCs/>
          <w:sz w:val="18"/>
        </w:rPr>
        <w:t>II. What:</w:t>
      </w:r>
      <w:r>
        <w:rPr>
          <w:sz w:val="18"/>
        </w:rPr>
        <w:t xml:space="preserve"> I want to assign a salesman to a customer order.</w:t>
      </w:r>
    </w:p>
    <w:p w14:paraId="4423F88C">
      <w:pPr>
        <w:tabs>
          <w:tab w:val="left" w:pos="694"/>
        </w:tabs>
        <w:spacing w:before="154"/>
        <w:rPr>
          <w:sz w:val="18"/>
        </w:rPr>
      </w:pPr>
      <w:r>
        <w:rPr>
          <w:b/>
          <w:bCs/>
          <w:sz w:val="18"/>
        </w:rPr>
        <w:t>III. Why:</w:t>
      </w:r>
      <w:r>
        <w:rPr>
          <w:sz w:val="18"/>
        </w:rPr>
        <w:t xml:space="preserve"> The order can be handled by the assigned salesman.</w:t>
      </w:r>
    </w:p>
    <w:p w14:paraId="3302F6F7">
      <w:pPr>
        <w:tabs>
          <w:tab w:val="left" w:pos="694"/>
        </w:tabs>
        <w:spacing w:before="154"/>
        <w:rPr>
          <w:b/>
          <w:bCs/>
          <w:sz w:val="18"/>
        </w:rPr>
      </w:pPr>
      <w:r>
        <w:rPr>
          <w:b/>
          <w:bCs/>
          <w:sz w:val="18"/>
        </w:rPr>
        <w:t>Scenario: Successful salesman assignment</w:t>
      </w:r>
    </w:p>
    <w:p w14:paraId="13C92EFC">
      <w:pPr>
        <w:tabs>
          <w:tab w:val="left" w:pos="694"/>
        </w:tabs>
        <w:spacing w:before="154"/>
        <w:rPr>
          <w:sz w:val="18"/>
        </w:rPr>
      </w:pPr>
      <w:r>
        <w:rPr>
          <w:b/>
          <w:bCs/>
          <w:sz w:val="18"/>
        </w:rPr>
        <w:t>Given:</w:t>
      </w:r>
      <w:r>
        <w:rPr>
          <w:sz w:val="18"/>
        </w:rPr>
        <w:t xml:space="preserve"> a valid customer order exists and a salesman is available.</w:t>
      </w:r>
    </w:p>
    <w:p w14:paraId="281C3770">
      <w:pPr>
        <w:tabs>
          <w:tab w:val="left" w:pos="694"/>
        </w:tabs>
        <w:spacing w:before="154"/>
        <w:rPr>
          <w:sz w:val="18"/>
        </w:rPr>
      </w:pPr>
      <w:r>
        <w:rPr>
          <w:b/>
          <w:bCs/>
          <w:sz w:val="18"/>
        </w:rPr>
        <w:t>And:</w:t>
      </w:r>
      <w:r>
        <w:rPr>
          <w:sz w:val="18"/>
        </w:rPr>
        <w:t xml:space="preserve"> the bakery staff member has permission to assign a salesman.</w:t>
      </w:r>
    </w:p>
    <w:p w14:paraId="5D879EE0">
      <w:pPr>
        <w:tabs>
          <w:tab w:val="left" w:pos="694"/>
        </w:tabs>
        <w:spacing w:before="154"/>
        <w:rPr>
          <w:sz w:val="18"/>
        </w:rPr>
      </w:pPr>
      <w:r>
        <w:rPr>
          <w:b/>
          <w:bCs/>
          <w:sz w:val="18"/>
        </w:rPr>
        <w:t>When:</w:t>
      </w:r>
      <w:r>
        <w:rPr>
          <w:sz w:val="18"/>
        </w:rPr>
        <w:t xml:space="preserve"> the staff member selects an order and assigns an available salesman.</w:t>
      </w:r>
    </w:p>
    <w:p w14:paraId="36E6D363">
      <w:pPr>
        <w:tabs>
          <w:tab w:val="left" w:pos="694"/>
        </w:tabs>
        <w:spacing w:before="154"/>
        <w:rPr>
          <w:sz w:val="18"/>
        </w:rPr>
      </w:pPr>
      <w:r>
        <w:rPr>
          <w:b/>
          <w:bCs/>
          <w:sz w:val="18"/>
        </w:rPr>
        <w:t>Then:</w:t>
      </w:r>
      <w:r>
        <w:rPr>
          <w:sz w:val="18"/>
        </w:rPr>
        <w:t xml:space="preserve"> the system assigns the salesman to the order.</w:t>
      </w:r>
    </w:p>
    <w:p w14:paraId="504858E7">
      <w:pPr>
        <w:tabs>
          <w:tab w:val="left" w:pos="694"/>
        </w:tabs>
        <w:spacing w:before="154"/>
        <w:rPr>
          <w:sz w:val="18"/>
        </w:rPr>
      </w:pPr>
      <w:r>
        <w:rPr>
          <w:b/>
          <w:bCs/>
          <w:sz w:val="18"/>
        </w:rPr>
        <w:t>And:</w:t>
      </w:r>
      <w:r>
        <w:rPr>
          <w:sz w:val="18"/>
        </w:rPr>
        <w:t xml:space="preserve"> the system displays an assignment confirmation.</w:t>
      </w:r>
    </w:p>
    <w:p w14:paraId="02876AE4">
      <w:pPr>
        <w:tabs>
          <w:tab w:val="left" w:pos="694"/>
        </w:tabs>
        <w:spacing w:before="154"/>
        <w:rPr>
          <w:sz w:val="18"/>
        </w:rPr>
      </w:pPr>
      <w:r>
        <w:rPr>
          <w:sz w:val="18"/>
        </w:rPr>
        <w:pict>
          <v:rect id="_x0000_i1033" o:spt="1" style="height:1.5pt;width:0pt;" fillcolor="#A0A0A0" filled="t" stroked="f" coordsize="21600,21600" o:hr="t" o:hrstd="t" o:hralign="center">
            <v:path/>
            <v:fill on="t" focussize="0,0"/>
            <v:stroke on="f"/>
            <v:imagedata o:title=""/>
            <o:lock v:ext="edit"/>
            <w10:wrap type="none"/>
            <w10:anchorlock/>
          </v:rect>
        </w:pict>
      </w:r>
    </w:p>
    <w:p w14:paraId="201C5F8F">
      <w:pPr>
        <w:tabs>
          <w:tab w:val="left" w:pos="694"/>
        </w:tabs>
        <w:spacing w:before="154"/>
        <w:rPr>
          <w:b/>
          <w:bCs/>
          <w:sz w:val="18"/>
        </w:rPr>
      </w:pPr>
      <w:r>
        <w:rPr>
          <w:b/>
          <w:bCs/>
          <w:sz w:val="18"/>
        </w:rPr>
        <w:t>User Story 2:</w:t>
      </w:r>
    </w:p>
    <w:p w14:paraId="7B8AA34D">
      <w:pPr>
        <w:tabs>
          <w:tab w:val="left" w:pos="694"/>
        </w:tabs>
        <w:spacing w:before="154"/>
        <w:rPr>
          <w:sz w:val="18"/>
        </w:rPr>
      </w:pPr>
      <w:r>
        <w:rPr>
          <w:sz w:val="18"/>
        </w:rPr>
        <w:t>As a bakery staff member, I want to be notified when no salesman is available so that I can try again later.</w:t>
      </w:r>
    </w:p>
    <w:p w14:paraId="10A7B437">
      <w:pPr>
        <w:tabs>
          <w:tab w:val="left" w:pos="694"/>
        </w:tabs>
        <w:spacing w:before="154"/>
        <w:rPr>
          <w:sz w:val="18"/>
        </w:rPr>
      </w:pPr>
      <w:r>
        <w:rPr>
          <w:b/>
          <w:bCs/>
          <w:sz w:val="18"/>
        </w:rPr>
        <w:t>I. Who:</w:t>
      </w:r>
      <w:r>
        <w:rPr>
          <w:sz w:val="18"/>
        </w:rPr>
        <w:t xml:space="preserve"> I am a bakery staff member.</w:t>
      </w:r>
    </w:p>
    <w:p w14:paraId="0CB9638C">
      <w:pPr>
        <w:tabs>
          <w:tab w:val="left" w:pos="694"/>
        </w:tabs>
        <w:spacing w:before="154"/>
        <w:rPr>
          <w:sz w:val="18"/>
        </w:rPr>
      </w:pPr>
      <w:r>
        <w:rPr>
          <w:b/>
          <w:bCs/>
          <w:sz w:val="18"/>
        </w:rPr>
        <w:t>II. What:</w:t>
      </w:r>
      <w:r>
        <w:rPr>
          <w:sz w:val="18"/>
        </w:rPr>
        <w:t xml:space="preserve"> I want to know when no salesman is available.</w:t>
      </w:r>
    </w:p>
    <w:p w14:paraId="3F2CA2DD">
      <w:pPr>
        <w:tabs>
          <w:tab w:val="left" w:pos="694"/>
        </w:tabs>
        <w:spacing w:before="154"/>
        <w:rPr>
          <w:sz w:val="18"/>
        </w:rPr>
      </w:pPr>
      <w:r>
        <w:rPr>
          <w:b/>
          <w:bCs/>
          <w:sz w:val="18"/>
        </w:rPr>
        <w:t>III. Why:</w:t>
      </w:r>
      <w:r>
        <w:rPr>
          <w:sz w:val="18"/>
        </w:rPr>
        <w:t xml:space="preserve"> I can assign a salesman when one becomes available.</w:t>
      </w:r>
    </w:p>
    <w:p w14:paraId="2E70CA2F">
      <w:pPr>
        <w:tabs>
          <w:tab w:val="left" w:pos="694"/>
        </w:tabs>
        <w:spacing w:before="154"/>
        <w:rPr>
          <w:b/>
          <w:bCs/>
          <w:sz w:val="18"/>
        </w:rPr>
      </w:pPr>
      <w:r>
        <w:rPr>
          <w:b/>
          <w:bCs/>
          <w:sz w:val="18"/>
        </w:rPr>
        <w:t>Acceptance Criteria:</w:t>
      </w:r>
    </w:p>
    <w:p w14:paraId="38093502">
      <w:pPr>
        <w:tabs>
          <w:tab w:val="left" w:pos="694"/>
        </w:tabs>
        <w:spacing w:before="154"/>
        <w:rPr>
          <w:sz w:val="18"/>
        </w:rPr>
      </w:pPr>
      <w:r>
        <w:rPr>
          <w:b/>
          <w:bCs/>
          <w:sz w:val="18"/>
        </w:rPr>
        <w:t>Scenario: No salesman available</w:t>
      </w:r>
    </w:p>
    <w:p w14:paraId="54434F96">
      <w:pPr>
        <w:tabs>
          <w:tab w:val="left" w:pos="694"/>
        </w:tabs>
        <w:spacing w:before="154"/>
        <w:rPr>
          <w:sz w:val="18"/>
        </w:rPr>
      </w:pPr>
      <w:r>
        <w:rPr>
          <w:b/>
          <w:bCs/>
          <w:sz w:val="18"/>
        </w:rPr>
        <w:t>Given:</w:t>
      </w:r>
      <w:r>
        <w:rPr>
          <w:sz w:val="18"/>
        </w:rPr>
        <w:t xml:space="preserve"> a valid customer order exists but no salesman is available.</w:t>
      </w:r>
    </w:p>
    <w:p w14:paraId="355120BC">
      <w:pPr>
        <w:tabs>
          <w:tab w:val="left" w:pos="694"/>
        </w:tabs>
        <w:spacing w:before="154"/>
        <w:rPr>
          <w:sz w:val="18"/>
        </w:rPr>
      </w:pPr>
      <w:r>
        <w:rPr>
          <w:b/>
          <w:bCs/>
          <w:sz w:val="18"/>
        </w:rPr>
        <w:t>When:</w:t>
      </w:r>
      <w:r>
        <w:rPr>
          <w:sz w:val="18"/>
        </w:rPr>
        <w:t xml:space="preserve"> the staff member tries to assign a salesman.</w:t>
      </w:r>
    </w:p>
    <w:p w14:paraId="04618DB7">
      <w:pPr>
        <w:tabs>
          <w:tab w:val="left" w:pos="694"/>
        </w:tabs>
        <w:spacing w:before="154"/>
        <w:rPr>
          <w:sz w:val="18"/>
        </w:rPr>
      </w:pPr>
      <w:r>
        <w:rPr>
          <w:b/>
          <w:bCs/>
          <w:sz w:val="18"/>
        </w:rPr>
        <w:t>Then:</w:t>
      </w:r>
      <w:r>
        <w:rPr>
          <w:sz w:val="18"/>
        </w:rPr>
        <w:t xml:space="preserve"> the system displays a message that no salesman is currently available.</w:t>
      </w:r>
    </w:p>
    <w:p w14:paraId="2D86488C">
      <w:pPr>
        <w:tabs>
          <w:tab w:val="left" w:pos="694"/>
        </w:tabs>
        <w:spacing w:before="154"/>
        <w:rPr>
          <w:sz w:val="18"/>
        </w:rPr>
      </w:pPr>
      <w:r>
        <w:rPr>
          <w:b/>
          <w:bCs/>
          <w:sz w:val="18"/>
        </w:rPr>
        <w:t>And:</w:t>
      </w:r>
      <w:r>
        <w:rPr>
          <w:sz w:val="18"/>
        </w:rPr>
        <w:t xml:space="preserve"> the staff member can try again later.</w:t>
      </w:r>
    </w:p>
    <w:p w14:paraId="6554FF30">
      <w:pPr>
        <w:spacing w:before="154"/>
        <w:rPr>
          <w:sz w:val="18"/>
        </w:rPr>
      </w:pPr>
    </w:p>
    <w:bookmarkEnd w:id="16"/>
    <w:p w14:paraId="019C9F8B">
      <w:pPr>
        <w:pStyle w:val="4"/>
        <w:spacing w:before="100" w:beforeAutospacing="1" w:after="100" w:afterAutospacing="1"/>
        <w:rPr>
          <w:rFonts w:ascii="Times New Roman" w:hAnsi="Times New Roman" w:eastAsia="Times New Roman" w:cs="Times New Roman"/>
          <w:b/>
          <w:bCs/>
          <w:sz w:val="27"/>
          <w:szCs w:val="27"/>
        </w:rPr>
      </w:pPr>
      <w:bookmarkStart w:id="17" w:name="_Toc193890193"/>
      <w:r>
        <w:t xml:space="preserve">Sayed Mehmood </w:t>
      </w:r>
      <w:r>
        <w:rPr>
          <w:spacing w:val="-2"/>
        </w:rPr>
        <w:t>(04072413007)</w:t>
      </w:r>
    </w:p>
    <w:p w14:paraId="15D9A9AA">
      <w:pPr>
        <w:pStyle w:val="4"/>
        <w:spacing w:before="171" w:line="362" w:lineRule="auto"/>
        <w:ind w:right="6531"/>
        <w:rPr>
          <w:b/>
          <w:bCs/>
          <w:spacing w:val="-9"/>
        </w:rPr>
      </w:pPr>
      <w:r>
        <w:rPr>
          <w:b/>
          <w:bCs/>
        </w:rPr>
        <w:t>7.Use</w:t>
      </w:r>
      <w:r>
        <w:rPr>
          <w:b/>
          <w:bCs/>
          <w:spacing w:val="-9"/>
        </w:rPr>
        <w:t xml:space="preserve"> </w:t>
      </w:r>
      <w:r>
        <w:rPr>
          <w:b/>
          <w:bCs/>
        </w:rPr>
        <w:t>Case</w:t>
      </w:r>
      <w:r>
        <w:rPr>
          <w:b/>
          <w:bCs/>
          <w:spacing w:val="-9"/>
        </w:rPr>
        <w:t xml:space="preserve"> </w:t>
      </w:r>
      <w:r>
        <w:rPr>
          <w:b/>
          <w:bCs/>
        </w:rPr>
        <w:t>Text:</w:t>
      </w:r>
      <w:r>
        <w:rPr>
          <w:b/>
          <w:bCs/>
          <w:spacing w:val="-9"/>
        </w:rPr>
        <w:t xml:space="preserve"> </w:t>
      </w:r>
    </w:p>
    <w:p w14:paraId="70A135D7">
      <w:pPr>
        <w:pStyle w:val="4"/>
        <w:spacing w:before="171" w:line="362" w:lineRule="auto"/>
        <w:ind w:right="6531"/>
      </w:pPr>
      <w:r>
        <w:t>Manage  Products</w:t>
      </w:r>
      <w:ins w:id="4" w:author="Sayed Mehmood [2]" w:date="2026-10-07T20:14:21Z">
        <w:r>
          <w:rPr/>
          <w:br w:type="textWrapping"/>
        </w:r>
      </w:ins>
      <w:r>
        <w:rPr>
          <w:spacing w:val="-2"/>
        </w:rPr>
        <w:t>Input:</w:t>
      </w:r>
    </w:p>
    <w:p w14:paraId="739B6899">
      <w:pPr>
        <w:pStyle w:val="41"/>
        <w:numPr>
          <w:ilvl w:val="0"/>
          <w:numId w:val="68"/>
        </w:numPr>
        <w:tabs>
          <w:tab w:val="left" w:pos="478"/>
        </w:tabs>
        <w:spacing w:before="24"/>
        <w:ind w:left="478" w:hanging="216"/>
        <w:rPr>
          <w:sz w:val="18"/>
        </w:rPr>
      </w:pPr>
      <w:r>
        <w:rPr>
          <w:spacing w:val="-2"/>
          <w:w w:val="105"/>
          <w:sz w:val="18"/>
        </w:rPr>
        <w:t>productData</w:t>
      </w:r>
    </w:p>
    <w:p w14:paraId="2C08A5C0">
      <w:pPr>
        <w:pStyle w:val="4"/>
        <w:rPr>
          <w:b/>
          <w:bCs/>
          <w:sz w:val="24"/>
          <w:szCs w:val="24"/>
          <w:rPrChange w:id="5" w:author="Sayed Mehmood [2]" w:date="2026-10-07T20:15:45Z">
            <w:rPr/>
          </w:rPrChange>
        </w:rPr>
      </w:pPr>
      <w:r>
        <w:rPr>
          <w:b/>
          <w:bCs/>
          <w:spacing w:val="-2"/>
          <w:sz w:val="24"/>
          <w:szCs w:val="24"/>
          <w:rPrChange w:id="6" w:author="Sayed Mehmood [2]" w:date="2026-10-07T20:15:45Z">
            <w:rPr>
              <w:spacing w:val="-2"/>
            </w:rPr>
          </w:rPrChange>
        </w:rPr>
        <w:t>Outputs:</w:t>
      </w:r>
    </w:p>
    <w:p w14:paraId="62CB8D71">
      <w:pPr>
        <w:pStyle w:val="41"/>
        <w:numPr>
          <w:ilvl w:val="0"/>
          <w:numId w:val="69"/>
        </w:numPr>
        <w:tabs>
          <w:tab w:val="left" w:pos="478"/>
        </w:tabs>
        <w:spacing w:before="159"/>
        <w:ind w:left="478" w:hanging="216"/>
        <w:rPr>
          <w:sz w:val="18"/>
        </w:rPr>
      </w:pPr>
      <w:r>
        <w:rPr>
          <w:spacing w:val="-2"/>
          <w:w w:val="105"/>
          <w:sz w:val="18"/>
        </w:rPr>
        <w:t>productData</w:t>
      </w:r>
    </w:p>
    <w:p w14:paraId="35FE07F6">
      <w:pPr>
        <w:pStyle w:val="41"/>
        <w:numPr>
          <w:ilvl w:val="0"/>
          <w:numId w:val="69"/>
        </w:numPr>
        <w:tabs>
          <w:tab w:val="left" w:pos="478"/>
        </w:tabs>
        <w:ind w:left="478" w:hanging="216"/>
        <w:rPr>
          <w:sz w:val="18"/>
        </w:rPr>
      </w:pPr>
      <w:r>
        <w:rPr>
          <w:spacing w:val="-2"/>
          <w:w w:val="105"/>
          <w:sz w:val="18"/>
        </w:rPr>
        <w:t>productStatus</w:t>
      </w:r>
    </w:p>
    <w:p w14:paraId="4FD5A58B">
      <w:pPr>
        <w:pStyle w:val="13"/>
        <w:ind w:left="262" w:firstLine="0"/>
        <w:rPr>
          <w:ins w:id="7" w:author="Sayed Mehmood [2]" w:date="2026-10-07T20:15:03Z"/>
          <w:spacing w:val="-11"/>
          <w:w w:val="105"/>
          <w:sz w:val="24"/>
          <w:szCs w:val="24"/>
          <w:rPrChange w:id="8" w:author="Sayed Mehmood [2]" w:date="2026-10-07T20:15:56Z">
            <w:rPr>
              <w:ins w:id="9" w:author="Sayed Mehmood [2]" w:date="2026-10-07T20:15:03Z"/>
              <w:spacing w:val="-11"/>
              <w:w w:val="105"/>
            </w:rPr>
          </w:rPrChange>
        </w:rPr>
      </w:pPr>
      <w:del w:id="10" w:author="Sayed Mehmood [2]" w:date="2026-10-07T20:15:32Z">
        <w:r>
          <w:rPr>
            <w:b/>
            <w:bCs/>
            <w:w w:val="105"/>
            <w:sz w:val="24"/>
            <w:szCs w:val="24"/>
            <w:rPrChange w:id="11" w:author="Sayed Mehmood [2]" w:date="2026-10-07T20:15:56Z">
              <w:rPr>
                <w:w w:val="105"/>
              </w:rPr>
            </w:rPrChange>
          </w:rPr>
          <w:delText>1</w:delText>
        </w:r>
      </w:del>
      <w:r>
        <w:rPr>
          <w:b/>
          <w:bCs/>
          <w:w w:val="105"/>
          <w:sz w:val="24"/>
          <w:szCs w:val="24"/>
          <w:rPrChange w:id="12" w:author="Sayed Mehmood [2]" w:date="2026-10-07T20:15:56Z">
            <w:rPr>
              <w:w w:val="105"/>
            </w:rPr>
          </w:rPrChange>
        </w:rPr>
        <w:t>.</w:t>
      </w:r>
      <w:r>
        <w:rPr>
          <w:b/>
          <w:bCs/>
          <w:spacing w:val="-11"/>
          <w:w w:val="105"/>
          <w:sz w:val="24"/>
          <w:szCs w:val="24"/>
          <w:rPrChange w:id="13" w:author="Sayed Mehmood [2]" w:date="2026-10-07T20:15:56Z">
            <w:rPr>
              <w:spacing w:val="-11"/>
              <w:w w:val="105"/>
            </w:rPr>
          </w:rPrChange>
        </w:rPr>
        <w:t xml:space="preserve"> </w:t>
      </w:r>
      <w:r>
        <w:rPr>
          <w:b/>
          <w:bCs/>
          <w:w w:val="105"/>
          <w:sz w:val="24"/>
          <w:szCs w:val="24"/>
          <w:rPrChange w:id="14" w:author="Sayed Mehmood [2]" w:date="2026-10-07T20:15:56Z">
            <w:rPr>
              <w:w w:val="105"/>
            </w:rPr>
          </w:rPrChange>
        </w:rPr>
        <w:t>Primary</w:t>
      </w:r>
      <w:r>
        <w:rPr>
          <w:b/>
          <w:bCs/>
          <w:spacing w:val="-10"/>
          <w:w w:val="105"/>
          <w:sz w:val="24"/>
          <w:szCs w:val="24"/>
          <w:rPrChange w:id="15" w:author="Sayed Mehmood [2]" w:date="2026-10-07T20:15:56Z">
            <w:rPr>
              <w:spacing w:val="-10"/>
              <w:w w:val="105"/>
            </w:rPr>
          </w:rPrChange>
        </w:rPr>
        <w:t xml:space="preserve"> </w:t>
      </w:r>
      <w:r>
        <w:rPr>
          <w:b/>
          <w:bCs/>
          <w:w w:val="105"/>
          <w:sz w:val="24"/>
          <w:szCs w:val="24"/>
          <w:rPrChange w:id="16" w:author="Sayed Mehmood [2]" w:date="2026-10-07T20:15:56Z">
            <w:rPr>
              <w:w w:val="105"/>
            </w:rPr>
          </w:rPrChange>
        </w:rPr>
        <w:t>Actor</w:t>
      </w:r>
      <w:r>
        <w:rPr>
          <w:w w:val="105"/>
          <w:sz w:val="24"/>
          <w:szCs w:val="24"/>
          <w:rPrChange w:id="17" w:author="Sayed Mehmood [2]" w:date="2026-10-07T20:15:56Z">
            <w:rPr>
              <w:w w:val="105"/>
            </w:rPr>
          </w:rPrChange>
        </w:rPr>
        <w:t>:</w:t>
      </w:r>
      <w:r>
        <w:rPr>
          <w:spacing w:val="-11"/>
          <w:w w:val="105"/>
          <w:sz w:val="24"/>
          <w:szCs w:val="24"/>
          <w:rPrChange w:id="18" w:author="Sayed Mehmood [2]" w:date="2026-10-07T20:15:56Z">
            <w:rPr>
              <w:spacing w:val="-11"/>
              <w:w w:val="105"/>
            </w:rPr>
          </w:rPrChange>
        </w:rPr>
        <w:t xml:space="preserve"> </w:t>
      </w:r>
    </w:p>
    <w:p w14:paraId="6D842F06">
      <w:pPr>
        <w:pStyle w:val="13"/>
        <w:ind w:left="262" w:firstLine="0"/>
      </w:pPr>
      <w:r>
        <w:rPr>
          <w:w w:val="105"/>
        </w:rPr>
        <w:t>Bakery</w:t>
      </w:r>
      <w:r>
        <w:rPr>
          <w:spacing w:val="-11"/>
          <w:w w:val="105"/>
        </w:rPr>
        <w:t xml:space="preserve"> </w:t>
      </w:r>
      <w:r>
        <w:rPr>
          <w:spacing w:val="-2"/>
          <w:w w:val="105"/>
        </w:rPr>
        <w:t>Staff</w:t>
      </w:r>
    </w:p>
    <w:p w14:paraId="030CDE0A">
      <w:pPr>
        <w:pStyle w:val="4"/>
        <w:numPr>
          <w:ilvl w:val="-1"/>
          <w:numId w:val="0"/>
        </w:numPr>
        <w:tabs>
          <w:tab w:val="left" w:pos="517"/>
        </w:tabs>
        <w:ind w:left="262" w:firstLine="0"/>
        <w:rPr>
          <w:b/>
          <w:bCs/>
          <w:rPrChange w:id="20" w:author="Sayed Mehmood [2]" w:date="2026-10-07T20:16:03Z">
            <w:rPr/>
          </w:rPrChange>
        </w:rPr>
        <w:pPrChange w:id="19" w:author="Sayed Mehmood [2]" w:date="2026-10-07T20:16:16Z">
          <w:pPr>
            <w:pStyle w:val="4"/>
            <w:numPr>
              <w:ilvl w:val="0"/>
              <w:numId w:val="49"/>
            </w:numPr>
            <w:tabs>
              <w:tab w:val="left" w:pos="517"/>
            </w:tabs>
            <w:ind w:left="517" w:hanging="255"/>
          </w:pPr>
        </w:pPrChange>
      </w:pPr>
      <w:r>
        <w:rPr>
          <w:b/>
          <w:bCs/>
          <w:spacing w:val="-2"/>
          <w:rPrChange w:id="21" w:author="Sayed Mehmood [2]" w:date="2026-10-07T20:16:03Z">
            <w:rPr>
              <w:spacing w:val="-2"/>
            </w:rPr>
          </w:rPrChange>
        </w:rPr>
        <w:t>Preconditions</w:t>
      </w:r>
    </w:p>
    <w:p w14:paraId="1FAEC5A1">
      <w:pPr>
        <w:pStyle w:val="41"/>
        <w:numPr>
          <w:ilvl w:val="1"/>
          <w:numId w:val="49"/>
        </w:numPr>
        <w:tabs>
          <w:tab w:val="left" w:pos="378"/>
        </w:tabs>
        <w:spacing w:before="158"/>
        <w:ind w:left="378" w:hanging="116"/>
        <w:rPr>
          <w:sz w:val="18"/>
        </w:rPr>
      </w:pPr>
      <w:r>
        <w:rPr>
          <w:w w:val="105"/>
          <w:sz w:val="18"/>
        </w:rPr>
        <w:t>Bakery</w:t>
      </w:r>
      <w:r>
        <w:rPr>
          <w:spacing w:val="-10"/>
          <w:w w:val="105"/>
          <w:sz w:val="18"/>
        </w:rPr>
        <w:t xml:space="preserve"> </w:t>
      </w:r>
      <w:r>
        <w:rPr>
          <w:w w:val="105"/>
          <w:sz w:val="18"/>
        </w:rPr>
        <w:t>staff</w:t>
      </w:r>
      <w:r>
        <w:rPr>
          <w:spacing w:val="-9"/>
          <w:w w:val="105"/>
          <w:sz w:val="18"/>
        </w:rPr>
        <w:t xml:space="preserve"> </w:t>
      </w:r>
      <w:r>
        <w:rPr>
          <w:w w:val="105"/>
          <w:sz w:val="18"/>
        </w:rPr>
        <w:t>is</w:t>
      </w:r>
      <w:r>
        <w:rPr>
          <w:spacing w:val="-10"/>
          <w:w w:val="105"/>
          <w:sz w:val="18"/>
        </w:rPr>
        <w:t xml:space="preserve"> </w:t>
      </w:r>
      <w:r>
        <w:rPr>
          <w:w w:val="105"/>
          <w:sz w:val="18"/>
        </w:rPr>
        <w:t>logged</w:t>
      </w:r>
      <w:r>
        <w:rPr>
          <w:spacing w:val="-9"/>
          <w:w w:val="105"/>
          <w:sz w:val="18"/>
        </w:rPr>
        <w:t xml:space="preserve"> </w:t>
      </w:r>
      <w:r>
        <w:rPr>
          <w:spacing w:val="-5"/>
          <w:w w:val="105"/>
          <w:sz w:val="18"/>
        </w:rPr>
        <w:t>in.</w:t>
      </w:r>
    </w:p>
    <w:p w14:paraId="0EE07A79">
      <w:pPr>
        <w:pStyle w:val="41"/>
        <w:numPr>
          <w:ilvl w:val="1"/>
          <w:numId w:val="49"/>
        </w:numPr>
        <w:tabs>
          <w:tab w:val="left" w:pos="378"/>
        </w:tabs>
        <w:ind w:left="378" w:hanging="116"/>
        <w:rPr>
          <w:sz w:val="18"/>
        </w:rPr>
      </w:pPr>
      <w:r>
        <w:rPr>
          <w:w w:val="105"/>
          <w:sz w:val="18"/>
        </w:rPr>
        <w:t>Staff</w:t>
      </w:r>
      <w:r>
        <w:rPr>
          <w:spacing w:val="-11"/>
          <w:w w:val="105"/>
          <w:sz w:val="18"/>
        </w:rPr>
        <w:t xml:space="preserve"> </w:t>
      </w:r>
      <w:r>
        <w:rPr>
          <w:w w:val="105"/>
          <w:sz w:val="18"/>
        </w:rPr>
        <w:t>has</w:t>
      </w:r>
      <w:r>
        <w:rPr>
          <w:spacing w:val="-11"/>
          <w:w w:val="105"/>
          <w:sz w:val="18"/>
        </w:rPr>
        <w:t xml:space="preserve"> </w:t>
      </w:r>
      <w:r>
        <w:rPr>
          <w:w w:val="105"/>
          <w:sz w:val="18"/>
        </w:rPr>
        <w:t>permission</w:t>
      </w:r>
      <w:r>
        <w:rPr>
          <w:spacing w:val="-11"/>
          <w:w w:val="105"/>
          <w:sz w:val="18"/>
        </w:rPr>
        <w:t xml:space="preserve"> </w:t>
      </w:r>
      <w:r>
        <w:rPr>
          <w:w w:val="105"/>
          <w:sz w:val="18"/>
        </w:rPr>
        <w:t>to</w:t>
      </w:r>
      <w:r>
        <w:rPr>
          <w:spacing w:val="-11"/>
          <w:w w:val="105"/>
          <w:sz w:val="18"/>
        </w:rPr>
        <w:t xml:space="preserve"> </w:t>
      </w:r>
      <w:r>
        <w:rPr>
          <w:w w:val="105"/>
          <w:sz w:val="18"/>
        </w:rPr>
        <w:t>manage</w:t>
      </w:r>
      <w:r>
        <w:rPr>
          <w:spacing w:val="-11"/>
          <w:w w:val="105"/>
          <w:sz w:val="18"/>
        </w:rPr>
        <w:t xml:space="preserve"> </w:t>
      </w:r>
      <w:r>
        <w:rPr>
          <w:spacing w:val="-2"/>
          <w:w w:val="105"/>
          <w:sz w:val="18"/>
        </w:rPr>
        <w:t>products.</w:t>
      </w:r>
    </w:p>
    <w:p w14:paraId="54C73B4A">
      <w:pPr>
        <w:pStyle w:val="41"/>
        <w:numPr>
          <w:ilvl w:val="1"/>
          <w:numId w:val="49"/>
        </w:numPr>
        <w:tabs>
          <w:tab w:val="left" w:pos="378"/>
        </w:tabs>
        <w:ind w:left="378" w:hanging="116"/>
        <w:rPr>
          <w:sz w:val="18"/>
        </w:rPr>
      </w:pPr>
      <w:r>
        <w:rPr>
          <w:w w:val="105"/>
          <w:sz w:val="18"/>
        </w:rPr>
        <w:t>The</w:t>
      </w:r>
      <w:r>
        <w:rPr>
          <w:spacing w:val="-13"/>
          <w:w w:val="105"/>
          <w:sz w:val="18"/>
        </w:rPr>
        <w:t xml:space="preserve"> </w:t>
      </w:r>
      <w:r>
        <w:rPr>
          <w:w w:val="105"/>
          <w:sz w:val="18"/>
        </w:rPr>
        <w:t>product</w:t>
      </w:r>
      <w:r>
        <w:rPr>
          <w:spacing w:val="-12"/>
          <w:w w:val="105"/>
          <w:sz w:val="18"/>
        </w:rPr>
        <w:t xml:space="preserve"> </w:t>
      </w:r>
      <w:r>
        <w:rPr>
          <w:w w:val="105"/>
          <w:sz w:val="18"/>
        </w:rPr>
        <w:t>management</w:t>
      </w:r>
      <w:r>
        <w:rPr>
          <w:spacing w:val="-12"/>
          <w:w w:val="105"/>
          <w:sz w:val="18"/>
        </w:rPr>
        <w:t xml:space="preserve"> </w:t>
      </w:r>
      <w:r>
        <w:rPr>
          <w:w w:val="105"/>
          <w:sz w:val="18"/>
        </w:rPr>
        <w:t>section</w:t>
      </w:r>
      <w:r>
        <w:rPr>
          <w:spacing w:val="-12"/>
          <w:w w:val="105"/>
          <w:sz w:val="18"/>
        </w:rPr>
        <w:t xml:space="preserve"> </w:t>
      </w:r>
      <w:r>
        <w:rPr>
          <w:w w:val="105"/>
          <w:sz w:val="18"/>
        </w:rPr>
        <w:t>is</w:t>
      </w:r>
      <w:r>
        <w:rPr>
          <w:spacing w:val="-12"/>
          <w:w w:val="105"/>
          <w:sz w:val="18"/>
        </w:rPr>
        <w:t xml:space="preserve"> </w:t>
      </w:r>
      <w:r>
        <w:rPr>
          <w:spacing w:val="-2"/>
          <w:w w:val="105"/>
          <w:sz w:val="18"/>
        </w:rPr>
        <w:t>available.</w:t>
      </w:r>
    </w:p>
    <w:p w14:paraId="7A3A5CB9">
      <w:pPr>
        <w:pStyle w:val="4"/>
        <w:numPr>
          <w:ilvl w:val="-1"/>
          <w:numId w:val="0"/>
        </w:numPr>
        <w:tabs>
          <w:tab w:val="left" w:pos="517"/>
        </w:tabs>
        <w:ind w:left="262" w:firstLine="0"/>
        <w:rPr>
          <w:b/>
          <w:bCs/>
          <w:rPrChange w:id="23" w:author="Sayed Mehmood [2]" w:date="2026-10-07T20:16:21Z">
            <w:rPr/>
          </w:rPrChange>
        </w:rPr>
        <w:pPrChange w:id="22" w:author="Sayed Mehmood [2]" w:date="2026-10-07T20:16:26Z">
          <w:pPr>
            <w:pStyle w:val="4"/>
            <w:numPr>
              <w:ilvl w:val="0"/>
              <w:numId w:val="49"/>
            </w:numPr>
            <w:tabs>
              <w:tab w:val="left" w:pos="517"/>
            </w:tabs>
            <w:ind w:left="517" w:hanging="255"/>
          </w:pPr>
        </w:pPrChange>
      </w:pPr>
      <w:r>
        <w:rPr>
          <w:b/>
          <w:bCs/>
          <w:rPrChange w:id="24" w:author="Sayed Mehmood [2]" w:date="2026-10-07T20:16:21Z">
            <w:rPr/>
          </w:rPrChange>
        </w:rPr>
        <w:t xml:space="preserve">Success </w:t>
      </w:r>
      <w:r>
        <w:rPr>
          <w:b/>
          <w:bCs/>
          <w:spacing w:val="-2"/>
          <w:rPrChange w:id="25" w:author="Sayed Mehmood [2]" w:date="2026-10-07T20:16:21Z">
            <w:rPr>
              <w:spacing w:val="-2"/>
            </w:rPr>
          </w:rPrChange>
        </w:rPr>
        <w:t>Scenario</w:t>
      </w:r>
    </w:p>
    <w:p w14:paraId="2C04130E">
      <w:pPr>
        <w:pStyle w:val="41"/>
        <w:numPr>
          <w:ilvl w:val="0"/>
          <w:numId w:val="70"/>
        </w:numPr>
        <w:tabs>
          <w:tab w:val="left" w:pos="478"/>
        </w:tabs>
        <w:rPr>
          <w:w w:val="105"/>
          <w:sz w:val="18"/>
        </w:rPr>
      </w:pPr>
      <w:r>
        <w:rPr>
          <w:w w:val="105"/>
          <w:sz w:val="18"/>
        </w:rPr>
        <w:t>Staff selects Manage Products option</w:t>
      </w:r>
    </w:p>
    <w:p w14:paraId="335BBEA7">
      <w:pPr>
        <w:pStyle w:val="41"/>
        <w:numPr>
          <w:ilvl w:val="0"/>
          <w:numId w:val="70"/>
        </w:numPr>
        <w:tabs>
          <w:tab w:val="left" w:pos="478"/>
        </w:tabs>
        <w:rPr>
          <w:w w:val="105"/>
          <w:sz w:val="18"/>
        </w:rPr>
      </w:pPr>
      <w:r>
        <w:rPr>
          <w:w w:val="105"/>
          <w:sz w:val="18"/>
        </w:rPr>
        <w:t>The system will show the product management page</w:t>
      </w:r>
    </w:p>
    <w:p w14:paraId="61ADD9D8">
      <w:pPr>
        <w:pStyle w:val="41"/>
        <w:numPr>
          <w:ilvl w:val="0"/>
          <w:numId w:val="70"/>
        </w:numPr>
        <w:tabs>
          <w:tab w:val="left" w:pos="478"/>
        </w:tabs>
        <w:rPr>
          <w:w w:val="105"/>
          <w:sz w:val="18"/>
        </w:rPr>
      </w:pPr>
      <w:r>
        <w:rPr>
          <w:w w:val="105"/>
          <w:sz w:val="18"/>
        </w:rPr>
        <w:t>Add / Update / Delete – Bakery Product</w:t>
      </w:r>
    </w:p>
    <w:p w14:paraId="658B10C1">
      <w:pPr>
        <w:pStyle w:val="41"/>
        <w:numPr>
          <w:ilvl w:val="0"/>
          <w:numId w:val="70"/>
        </w:numPr>
        <w:tabs>
          <w:tab w:val="left" w:pos="478"/>
        </w:tabs>
        <w:rPr>
          <w:w w:val="105"/>
          <w:sz w:val="18"/>
        </w:rPr>
      </w:pPr>
      <w:r>
        <w:rPr>
          <w:w w:val="105"/>
          <w:sz w:val="18"/>
        </w:rPr>
        <w:t>The staff member enters the necessary information about the product</w:t>
      </w:r>
    </w:p>
    <w:p w14:paraId="230E9B6D">
      <w:pPr>
        <w:pStyle w:val="41"/>
        <w:numPr>
          <w:ilvl w:val="0"/>
          <w:numId w:val="70"/>
        </w:numPr>
        <w:tabs>
          <w:tab w:val="left" w:pos="478"/>
        </w:tabs>
        <w:rPr>
          <w:w w:val="105"/>
          <w:sz w:val="18"/>
        </w:rPr>
      </w:pPr>
      <w:r>
        <w:rPr>
          <w:w w:val="105"/>
          <w:sz w:val="18"/>
        </w:rPr>
        <w:t>The system validates the information</w:t>
      </w:r>
    </w:p>
    <w:p w14:paraId="026D59E0">
      <w:pPr>
        <w:pStyle w:val="41"/>
        <w:numPr>
          <w:ilvl w:val="0"/>
          <w:numId w:val="70"/>
        </w:numPr>
        <w:tabs>
          <w:tab w:val="left" w:pos="478"/>
        </w:tabs>
        <w:rPr>
          <w:w w:val="105"/>
          <w:sz w:val="18"/>
        </w:rPr>
      </w:pPr>
      <w:r>
        <w:rPr>
          <w:w w:val="105"/>
          <w:sz w:val="18"/>
        </w:rPr>
        <w:t>The system saves the updated information</w:t>
      </w:r>
    </w:p>
    <w:p w14:paraId="381D9F79">
      <w:pPr>
        <w:pStyle w:val="41"/>
        <w:numPr>
          <w:ilvl w:val="0"/>
          <w:numId w:val="70"/>
        </w:numPr>
        <w:tabs>
          <w:tab w:val="left" w:pos="478"/>
        </w:tabs>
        <w:rPr>
          <w:sz w:val="18"/>
        </w:rPr>
      </w:pPr>
      <w:r>
        <w:rPr>
          <w:w w:val="105"/>
          <w:sz w:val="18"/>
        </w:rPr>
        <w:t>The system shows a success message</w:t>
      </w:r>
    </w:p>
    <w:p w14:paraId="637BA82B">
      <w:pPr>
        <w:pStyle w:val="4"/>
        <w:numPr>
          <w:ilvl w:val="0"/>
          <w:numId w:val="49"/>
        </w:numPr>
        <w:tabs>
          <w:tab w:val="left" w:pos="517"/>
        </w:tabs>
        <w:ind w:left="517" w:hanging="255"/>
      </w:pPr>
      <w:r>
        <w:t xml:space="preserve">Alternative </w:t>
      </w:r>
      <w:r>
        <w:rPr>
          <w:spacing w:val="-2"/>
        </w:rPr>
        <w:t>flow</w:t>
      </w:r>
    </w:p>
    <w:p w14:paraId="19EF67D8">
      <w:pPr>
        <w:spacing w:before="158"/>
        <w:ind w:left="262"/>
        <w:rPr>
          <w:sz w:val="18"/>
        </w:rPr>
      </w:pPr>
      <w:r>
        <w:rPr>
          <w:rFonts w:ascii="Arial"/>
          <w:b/>
          <w:w w:val="105"/>
          <w:sz w:val="18"/>
        </w:rPr>
        <w:t>4a.</w:t>
      </w:r>
      <w:r>
        <w:rPr>
          <w:rFonts w:ascii="Arial"/>
          <w:b/>
          <w:spacing w:val="-13"/>
          <w:w w:val="105"/>
          <w:sz w:val="18"/>
        </w:rPr>
        <w:t xml:space="preserve"> </w:t>
      </w:r>
      <w:r>
        <w:rPr>
          <w:rFonts w:ascii="Arial"/>
          <w:b/>
          <w:w w:val="105"/>
          <w:sz w:val="18"/>
        </w:rPr>
        <w:t>Invalid</w:t>
      </w:r>
      <w:r>
        <w:rPr>
          <w:rFonts w:ascii="Arial"/>
          <w:b/>
          <w:spacing w:val="-13"/>
          <w:w w:val="105"/>
          <w:sz w:val="18"/>
        </w:rPr>
        <w:t xml:space="preserve"> </w:t>
      </w:r>
      <w:r>
        <w:rPr>
          <w:rFonts w:ascii="Arial"/>
          <w:b/>
          <w:w w:val="105"/>
          <w:sz w:val="18"/>
        </w:rPr>
        <w:t>Product</w:t>
      </w:r>
      <w:r>
        <w:rPr>
          <w:rFonts w:ascii="Arial"/>
          <w:b/>
          <w:spacing w:val="-12"/>
          <w:w w:val="105"/>
          <w:sz w:val="18"/>
        </w:rPr>
        <w:t xml:space="preserve"> </w:t>
      </w:r>
      <w:r>
        <w:rPr>
          <w:rFonts w:ascii="Arial"/>
          <w:b/>
          <w:w w:val="105"/>
          <w:sz w:val="18"/>
        </w:rPr>
        <w:t>Information.</w:t>
      </w:r>
      <w:r>
        <w:rPr>
          <w:rFonts w:ascii="Arial"/>
          <w:b/>
          <w:spacing w:val="-13"/>
          <w:w w:val="105"/>
          <w:sz w:val="18"/>
        </w:rPr>
        <w:t xml:space="preserve"> </w:t>
      </w:r>
      <w:r>
        <w:rPr>
          <w:w w:val="105"/>
          <w:sz w:val="18"/>
        </w:rPr>
        <w:t>Staff</w:t>
      </w:r>
      <w:r>
        <w:rPr>
          <w:spacing w:val="-13"/>
          <w:w w:val="105"/>
          <w:sz w:val="18"/>
        </w:rPr>
        <w:t xml:space="preserve"> </w:t>
      </w:r>
      <w:r>
        <w:rPr>
          <w:w w:val="105"/>
          <w:sz w:val="18"/>
        </w:rPr>
        <w:t>enters</w:t>
      </w:r>
      <w:r>
        <w:rPr>
          <w:spacing w:val="-12"/>
          <w:w w:val="105"/>
          <w:sz w:val="18"/>
        </w:rPr>
        <w:t xml:space="preserve"> </w:t>
      </w:r>
      <w:r>
        <w:rPr>
          <w:w w:val="105"/>
          <w:sz w:val="18"/>
        </w:rPr>
        <w:t>incomplete</w:t>
      </w:r>
      <w:r>
        <w:rPr>
          <w:spacing w:val="-13"/>
          <w:w w:val="105"/>
          <w:sz w:val="18"/>
        </w:rPr>
        <w:t xml:space="preserve"> </w:t>
      </w:r>
      <w:r>
        <w:rPr>
          <w:w w:val="105"/>
          <w:sz w:val="18"/>
        </w:rPr>
        <w:t>or</w:t>
      </w:r>
      <w:r>
        <w:rPr>
          <w:spacing w:val="-12"/>
          <w:w w:val="105"/>
          <w:sz w:val="18"/>
        </w:rPr>
        <w:t xml:space="preserve"> </w:t>
      </w:r>
      <w:r>
        <w:rPr>
          <w:w w:val="105"/>
          <w:sz w:val="18"/>
        </w:rPr>
        <w:t>invalid</w:t>
      </w:r>
      <w:r>
        <w:rPr>
          <w:spacing w:val="-13"/>
          <w:w w:val="105"/>
          <w:sz w:val="18"/>
        </w:rPr>
        <w:t xml:space="preserve"> </w:t>
      </w:r>
      <w:r>
        <w:rPr>
          <w:w w:val="105"/>
          <w:sz w:val="18"/>
        </w:rPr>
        <w:t>product</w:t>
      </w:r>
      <w:r>
        <w:rPr>
          <w:spacing w:val="-13"/>
          <w:w w:val="105"/>
          <w:sz w:val="18"/>
        </w:rPr>
        <w:t xml:space="preserve"> </w:t>
      </w:r>
      <w:r>
        <w:rPr>
          <w:spacing w:val="-2"/>
          <w:w w:val="105"/>
          <w:sz w:val="18"/>
        </w:rPr>
        <w:t>information.</w:t>
      </w:r>
    </w:p>
    <w:p w14:paraId="106F845E">
      <w:pPr>
        <w:pStyle w:val="41"/>
        <w:numPr>
          <w:ilvl w:val="0"/>
          <w:numId w:val="71"/>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detects</w:t>
      </w:r>
      <w:r>
        <w:rPr>
          <w:spacing w:val="-10"/>
          <w:w w:val="105"/>
          <w:sz w:val="18"/>
        </w:rPr>
        <w:t xml:space="preserve"> </w:t>
      </w:r>
      <w:r>
        <w:rPr>
          <w:w w:val="105"/>
          <w:sz w:val="18"/>
        </w:rPr>
        <w:t>the</w:t>
      </w:r>
      <w:r>
        <w:rPr>
          <w:spacing w:val="-10"/>
          <w:w w:val="105"/>
          <w:sz w:val="18"/>
        </w:rPr>
        <w:t xml:space="preserve"> </w:t>
      </w:r>
      <w:r>
        <w:rPr>
          <w:spacing w:val="-2"/>
          <w:w w:val="105"/>
          <w:sz w:val="18"/>
        </w:rPr>
        <w:t>error.</w:t>
      </w:r>
    </w:p>
    <w:p w14:paraId="2135B4C9">
      <w:pPr>
        <w:pStyle w:val="41"/>
        <w:numPr>
          <w:ilvl w:val="0"/>
          <w:numId w:val="71"/>
        </w:numPr>
        <w:tabs>
          <w:tab w:val="left" w:pos="478"/>
        </w:tabs>
        <w:ind w:left="478" w:hanging="216"/>
        <w:rPr>
          <w:sz w:val="18"/>
        </w:rPr>
      </w:pPr>
      <w:r>
        <w:rPr>
          <w:w w:val="105"/>
          <w:sz w:val="18"/>
        </w:rPr>
        <w:t>The</w:t>
      </w:r>
      <w:r>
        <w:rPr>
          <w:spacing w:val="-10"/>
          <w:w w:val="105"/>
          <w:sz w:val="18"/>
        </w:rPr>
        <w:t xml:space="preserve"> </w:t>
      </w:r>
      <w:r>
        <w:rPr>
          <w:w w:val="105"/>
          <w:sz w:val="18"/>
        </w:rPr>
        <w:t>system</w:t>
      </w:r>
      <w:r>
        <w:rPr>
          <w:spacing w:val="-10"/>
          <w:w w:val="105"/>
          <w:sz w:val="18"/>
        </w:rPr>
        <w:t xml:space="preserve"> </w:t>
      </w:r>
      <w:r>
        <w:rPr>
          <w:w w:val="105"/>
          <w:sz w:val="18"/>
        </w:rPr>
        <w:t>displays</w:t>
      </w:r>
      <w:r>
        <w:rPr>
          <w:spacing w:val="-10"/>
          <w:w w:val="105"/>
          <w:sz w:val="18"/>
        </w:rPr>
        <w:t xml:space="preserve"> </w:t>
      </w:r>
      <w:r>
        <w:rPr>
          <w:w w:val="105"/>
          <w:sz w:val="18"/>
        </w:rPr>
        <w:t>an</w:t>
      </w:r>
      <w:r>
        <w:rPr>
          <w:spacing w:val="-10"/>
          <w:w w:val="105"/>
          <w:sz w:val="18"/>
        </w:rPr>
        <w:t xml:space="preserve"> </w:t>
      </w:r>
      <w:r>
        <w:rPr>
          <w:w w:val="105"/>
          <w:sz w:val="18"/>
        </w:rPr>
        <w:t>error</w:t>
      </w:r>
      <w:r>
        <w:rPr>
          <w:spacing w:val="-10"/>
          <w:w w:val="105"/>
          <w:sz w:val="18"/>
        </w:rPr>
        <w:t xml:space="preserve"> </w:t>
      </w:r>
      <w:r>
        <w:rPr>
          <w:spacing w:val="-2"/>
          <w:w w:val="105"/>
          <w:sz w:val="18"/>
        </w:rPr>
        <w:t>message.</w:t>
      </w:r>
    </w:p>
    <w:p w14:paraId="2465440F">
      <w:pPr>
        <w:pStyle w:val="41"/>
        <w:numPr>
          <w:ilvl w:val="0"/>
          <w:numId w:val="71"/>
        </w:numPr>
        <w:tabs>
          <w:tab w:val="left" w:pos="478"/>
        </w:tabs>
        <w:ind w:left="478" w:hanging="216"/>
        <w:rPr>
          <w:sz w:val="18"/>
        </w:rPr>
      </w:pPr>
      <w:r>
        <w:rPr>
          <w:w w:val="105"/>
          <w:sz w:val="18"/>
        </w:rPr>
        <w:t>Staff</w:t>
      </w:r>
      <w:r>
        <w:rPr>
          <w:spacing w:val="-11"/>
          <w:w w:val="105"/>
          <w:sz w:val="18"/>
        </w:rPr>
        <w:t xml:space="preserve"> </w:t>
      </w:r>
      <w:r>
        <w:rPr>
          <w:w w:val="105"/>
          <w:sz w:val="18"/>
        </w:rPr>
        <w:t>corrects</w:t>
      </w:r>
      <w:r>
        <w:rPr>
          <w:spacing w:val="-11"/>
          <w:w w:val="105"/>
          <w:sz w:val="18"/>
        </w:rPr>
        <w:t xml:space="preserve"> </w:t>
      </w:r>
      <w:r>
        <w:rPr>
          <w:w w:val="105"/>
          <w:sz w:val="18"/>
        </w:rPr>
        <w:t>the</w:t>
      </w:r>
      <w:r>
        <w:rPr>
          <w:spacing w:val="-10"/>
          <w:w w:val="105"/>
          <w:sz w:val="18"/>
        </w:rPr>
        <w:t xml:space="preserve"> </w:t>
      </w:r>
      <w:r>
        <w:rPr>
          <w:w w:val="105"/>
          <w:sz w:val="18"/>
        </w:rPr>
        <w:t>information</w:t>
      </w:r>
      <w:r>
        <w:rPr>
          <w:spacing w:val="-11"/>
          <w:w w:val="105"/>
          <w:sz w:val="18"/>
        </w:rPr>
        <w:t xml:space="preserve"> </w:t>
      </w:r>
      <w:r>
        <w:rPr>
          <w:w w:val="105"/>
          <w:sz w:val="18"/>
        </w:rPr>
        <w:t>and</w:t>
      </w:r>
      <w:r>
        <w:rPr>
          <w:spacing w:val="-10"/>
          <w:w w:val="105"/>
          <w:sz w:val="18"/>
        </w:rPr>
        <w:t xml:space="preserve"> </w:t>
      </w:r>
      <w:r>
        <w:rPr>
          <w:w w:val="105"/>
          <w:sz w:val="18"/>
        </w:rPr>
        <w:t>submits</w:t>
      </w:r>
      <w:r>
        <w:rPr>
          <w:spacing w:val="-11"/>
          <w:w w:val="105"/>
          <w:sz w:val="18"/>
        </w:rPr>
        <w:t xml:space="preserve"> </w:t>
      </w:r>
      <w:r>
        <w:rPr>
          <w:w w:val="105"/>
          <w:sz w:val="18"/>
        </w:rPr>
        <w:t>it</w:t>
      </w:r>
      <w:r>
        <w:rPr>
          <w:spacing w:val="-10"/>
          <w:w w:val="105"/>
          <w:sz w:val="18"/>
        </w:rPr>
        <w:t xml:space="preserve"> </w:t>
      </w:r>
      <w:r>
        <w:rPr>
          <w:spacing w:val="-2"/>
          <w:w w:val="105"/>
          <w:sz w:val="18"/>
        </w:rPr>
        <w:t>again.</w:t>
      </w:r>
    </w:p>
    <w:p w14:paraId="5BF0C066">
      <w:pPr>
        <w:pStyle w:val="4"/>
        <w:numPr>
          <w:ilvl w:val="-1"/>
          <w:numId w:val="0"/>
        </w:numPr>
        <w:tabs>
          <w:tab w:val="left" w:pos="517"/>
        </w:tabs>
        <w:spacing w:before="161"/>
        <w:ind w:left="262" w:firstLine="0"/>
        <w:rPr>
          <w:b/>
          <w:bCs/>
          <w:rPrChange w:id="27" w:author="Sayed Mehmood [2]" w:date="2026-10-07T20:16:33Z">
            <w:rPr/>
          </w:rPrChange>
        </w:rPr>
        <w:pPrChange w:id="26" w:author="Sayed Mehmood [2]" w:date="2026-10-07T20:16:38Z">
          <w:pPr>
            <w:pStyle w:val="4"/>
            <w:numPr>
              <w:ilvl w:val="0"/>
              <w:numId w:val="49"/>
            </w:numPr>
            <w:tabs>
              <w:tab w:val="left" w:pos="517"/>
            </w:tabs>
            <w:spacing w:before="161"/>
            <w:ind w:left="517" w:hanging="255"/>
          </w:pPr>
        </w:pPrChange>
      </w:pPr>
      <w:r>
        <w:rPr>
          <w:b/>
          <w:bCs/>
          <w:spacing w:val="-2"/>
          <w:rPrChange w:id="28" w:author="Sayed Mehmood [2]" w:date="2026-10-07T20:16:33Z">
            <w:rPr>
              <w:spacing w:val="-2"/>
            </w:rPr>
          </w:rPrChange>
        </w:rPr>
        <w:t>Postconditions</w:t>
      </w:r>
    </w:p>
    <w:p w14:paraId="3E11F7CD">
      <w:pPr>
        <w:pStyle w:val="41"/>
        <w:ind w:left="469"/>
        <w:rPr>
          <w:rFonts w:ascii="Times New Roman" w:hAnsi="Times New Roman" w:eastAsia="Times New Roman" w:cs="Times New Roman"/>
          <w:sz w:val="24"/>
          <w:szCs w:val="24"/>
        </w:rPr>
      </w:pPr>
      <w:r>
        <w:rPr>
          <w:rFonts w:hAnsi="Symbol"/>
        </w:rPr>
        <w:t></w:t>
      </w:r>
      <w:r>
        <w:t xml:space="preserve">  The product information is successfully added, updated, or deleted.</w:t>
      </w:r>
    </w:p>
    <w:p w14:paraId="525C38C8">
      <w:pPr>
        <w:pStyle w:val="41"/>
        <w:ind w:left="469"/>
      </w:pPr>
      <w:r>
        <w:rPr>
          <w:rFonts w:hAnsi="Symbol"/>
        </w:rPr>
        <w:t></w:t>
      </w:r>
      <w:r>
        <w:t xml:space="preserve">  The product list contains the latest information.</w:t>
      </w:r>
    </w:p>
    <w:p w14:paraId="36FB2B2C">
      <w:pPr>
        <w:pStyle w:val="4"/>
        <w:ind w:left="469"/>
      </w:pPr>
      <w:r>
        <w:rPr>
          <w:rFonts w:hAnsi="Symbol"/>
        </w:rPr>
        <w:t></w:t>
      </w:r>
      <w:r>
        <w:t xml:space="preserve">  T</w:t>
      </w:r>
      <w:r>
        <w:rPr>
          <w:sz w:val="24"/>
          <w:szCs w:val="24"/>
          <w:rPrChange w:id="29" w:author="Sayed Mehmood [2]" w:date="2026-10-07T20:17:00Z">
            <w:rPr/>
          </w:rPrChange>
        </w:rPr>
        <w:t>he updated product information is available to customers.</w:t>
      </w:r>
    </w:p>
    <w:p w14:paraId="5CB3FAA5">
      <w:pPr>
        <w:tabs>
          <w:tab w:val="left" w:pos="694"/>
        </w:tabs>
        <w:spacing w:before="167"/>
        <w:ind w:left="461"/>
        <w:rPr>
          <w:w w:val="105"/>
          <w:sz w:val="18"/>
          <w:szCs w:val="18"/>
        </w:rPr>
      </w:pPr>
      <w:r>
        <w:rPr>
          <w:b/>
          <w:bCs/>
          <w:w w:val="105"/>
          <w:sz w:val="18"/>
          <w:szCs w:val="18"/>
        </w:rPr>
        <w:t>User Story 1:</w:t>
      </w:r>
      <w:r>
        <w:rPr>
          <w:w w:val="105"/>
          <w:sz w:val="18"/>
          <w:szCs w:val="18"/>
        </w:rPr>
        <w:t xml:space="preserve"> </w:t>
      </w:r>
    </w:p>
    <w:p w14:paraId="7FA3669A">
      <w:pPr>
        <w:tabs>
          <w:tab w:val="left" w:pos="694"/>
        </w:tabs>
        <w:spacing w:before="167"/>
        <w:ind w:left="461"/>
        <w:rPr>
          <w:sz w:val="18"/>
        </w:rPr>
      </w:pPr>
      <w:r>
        <w:rPr>
          <w:w w:val="105"/>
          <w:sz w:val="18"/>
          <w:szCs w:val="18"/>
        </w:rPr>
        <w:t>As bakery staff, I want to add a bakery product so that the new product appears in the product list.</w:t>
      </w:r>
    </w:p>
    <w:p w14:paraId="3AA419E8">
      <w:pPr>
        <w:pStyle w:val="41"/>
        <w:numPr>
          <w:ilvl w:val="2"/>
          <w:numId w:val="49"/>
        </w:numPr>
        <w:tabs>
          <w:tab w:val="left" w:pos="694"/>
        </w:tabs>
        <w:spacing w:before="167"/>
        <w:ind w:hanging="232"/>
        <w:rPr>
          <w:sz w:val="18"/>
        </w:rPr>
      </w:pPr>
      <w:r>
        <w:rPr>
          <w:rFonts w:ascii="Arial" w:hAnsi="Arial"/>
          <w:b/>
          <w:sz w:val="18"/>
        </w:rPr>
        <w:t>Who:</w:t>
      </w:r>
      <w:r>
        <w:rPr>
          <w:rFonts w:ascii="Arial" w:hAnsi="Arial"/>
          <w:b/>
          <w:spacing w:val="2"/>
          <w:sz w:val="18"/>
        </w:rPr>
        <w:t xml:space="preserve"> </w:t>
      </w:r>
      <w:r>
        <w:rPr>
          <w:sz w:val="18"/>
        </w:rPr>
        <w:t>I</w:t>
      </w:r>
      <w:r>
        <w:rPr>
          <w:spacing w:val="3"/>
          <w:sz w:val="18"/>
        </w:rPr>
        <w:t xml:space="preserve"> </w:t>
      </w:r>
      <w:r>
        <w:rPr>
          <w:sz w:val="18"/>
        </w:rPr>
        <w:t>am</w:t>
      </w:r>
      <w:r>
        <w:rPr>
          <w:spacing w:val="3"/>
          <w:sz w:val="18"/>
        </w:rPr>
        <w:t xml:space="preserve"> </w:t>
      </w:r>
      <w:r>
        <w:rPr>
          <w:sz w:val="18"/>
        </w:rPr>
        <w:t>a</w:t>
      </w:r>
      <w:r>
        <w:rPr>
          <w:spacing w:val="3"/>
          <w:sz w:val="18"/>
        </w:rPr>
        <w:t xml:space="preserve"> </w:t>
      </w:r>
      <w:r>
        <w:rPr>
          <w:sz w:val="18"/>
        </w:rPr>
        <w:t>bakery</w:t>
      </w:r>
      <w:r>
        <w:rPr>
          <w:spacing w:val="3"/>
          <w:sz w:val="18"/>
        </w:rPr>
        <w:t xml:space="preserve"> </w:t>
      </w:r>
      <w:r>
        <w:rPr>
          <w:sz w:val="18"/>
        </w:rPr>
        <w:t>staff</w:t>
      </w:r>
      <w:r>
        <w:rPr>
          <w:spacing w:val="3"/>
          <w:sz w:val="18"/>
        </w:rPr>
        <w:t xml:space="preserve"> </w:t>
      </w:r>
      <w:r>
        <w:rPr>
          <w:spacing w:val="-2"/>
          <w:sz w:val="18"/>
        </w:rPr>
        <w:t>member.</w:t>
      </w:r>
    </w:p>
    <w:p w14:paraId="4482ABC7">
      <w:pPr>
        <w:pStyle w:val="41"/>
        <w:numPr>
          <w:ilvl w:val="2"/>
          <w:numId w:val="49"/>
        </w:numPr>
        <w:tabs>
          <w:tab w:val="left" w:pos="694"/>
        </w:tabs>
        <w:spacing w:before="154"/>
        <w:ind w:hanging="232"/>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add</w:t>
      </w:r>
      <w:r>
        <w:rPr>
          <w:spacing w:val="3"/>
          <w:sz w:val="18"/>
        </w:rPr>
        <w:t xml:space="preserve"> </w:t>
      </w:r>
      <w:r>
        <w:rPr>
          <w:sz w:val="18"/>
        </w:rPr>
        <w:t>or</w:t>
      </w:r>
      <w:r>
        <w:rPr>
          <w:spacing w:val="4"/>
          <w:sz w:val="18"/>
        </w:rPr>
        <w:t xml:space="preserve"> </w:t>
      </w:r>
      <w:r>
        <w:rPr>
          <w:sz w:val="18"/>
        </w:rPr>
        <w:t>update</w:t>
      </w:r>
      <w:r>
        <w:rPr>
          <w:spacing w:val="3"/>
          <w:sz w:val="18"/>
        </w:rPr>
        <w:t xml:space="preserve"> </w:t>
      </w:r>
      <w:r>
        <w:rPr>
          <w:sz w:val="18"/>
        </w:rPr>
        <w:t>product</w:t>
      </w:r>
      <w:r>
        <w:rPr>
          <w:spacing w:val="3"/>
          <w:sz w:val="18"/>
        </w:rPr>
        <w:t xml:space="preserve"> </w:t>
      </w:r>
      <w:r>
        <w:rPr>
          <w:spacing w:val="-2"/>
          <w:sz w:val="18"/>
        </w:rPr>
        <w:t>information.</w:t>
      </w:r>
    </w:p>
    <w:p w14:paraId="6404CA9B">
      <w:pPr>
        <w:pStyle w:val="41"/>
        <w:numPr>
          <w:ilvl w:val="2"/>
          <w:numId w:val="49"/>
        </w:numPr>
        <w:tabs>
          <w:tab w:val="left" w:pos="694"/>
        </w:tabs>
        <w:spacing w:before="153"/>
        <w:ind w:hanging="232"/>
        <w:rPr>
          <w:sz w:val="18"/>
        </w:rPr>
      </w:pPr>
      <w:r>
        <w:rPr>
          <w:rFonts w:ascii="Arial" w:hAnsi="Arial"/>
          <w:b/>
          <w:sz w:val="18"/>
        </w:rPr>
        <w:t>Why:</w:t>
      </w:r>
      <w:r>
        <w:rPr>
          <w:rFonts w:ascii="Arial" w:hAnsi="Arial"/>
          <w:b/>
          <w:spacing w:val="4"/>
          <w:sz w:val="18"/>
        </w:rPr>
        <w:t xml:space="preserve"> </w:t>
      </w:r>
      <w:r>
        <w:rPr>
          <w:sz w:val="18"/>
        </w:rPr>
        <w:t>Customers</w:t>
      </w:r>
      <w:r>
        <w:rPr>
          <w:spacing w:val="5"/>
          <w:sz w:val="18"/>
        </w:rPr>
        <w:t xml:space="preserve"> </w:t>
      </w:r>
      <w:r>
        <w:rPr>
          <w:sz w:val="18"/>
        </w:rPr>
        <w:t>can</w:t>
      </w:r>
      <w:r>
        <w:rPr>
          <w:spacing w:val="4"/>
          <w:sz w:val="18"/>
        </w:rPr>
        <w:t xml:space="preserve"> </w:t>
      </w:r>
      <w:r>
        <w:rPr>
          <w:sz w:val="18"/>
        </w:rPr>
        <w:t>see</w:t>
      </w:r>
      <w:r>
        <w:rPr>
          <w:spacing w:val="5"/>
          <w:sz w:val="18"/>
        </w:rPr>
        <w:t xml:space="preserve"> </w:t>
      </w:r>
      <w:r>
        <w:rPr>
          <w:sz w:val="18"/>
        </w:rPr>
        <w:t>the</w:t>
      </w:r>
      <w:r>
        <w:rPr>
          <w:spacing w:val="5"/>
          <w:sz w:val="18"/>
        </w:rPr>
        <w:t xml:space="preserve"> </w:t>
      </w:r>
      <w:r>
        <w:rPr>
          <w:sz w:val="18"/>
        </w:rPr>
        <w:t>correct</w:t>
      </w:r>
      <w:r>
        <w:rPr>
          <w:spacing w:val="4"/>
          <w:sz w:val="18"/>
        </w:rPr>
        <w:t xml:space="preserve"> </w:t>
      </w:r>
      <w:r>
        <w:rPr>
          <w:sz w:val="18"/>
        </w:rPr>
        <w:t>bakery</w:t>
      </w:r>
      <w:r>
        <w:rPr>
          <w:spacing w:val="5"/>
          <w:sz w:val="18"/>
        </w:rPr>
        <w:t xml:space="preserve"> </w:t>
      </w:r>
      <w:r>
        <w:rPr>
          <w:spacing w:val="-2"/>
          <w:sz w:val="18"/>
        </w:rPr>
        <w:t>products.</w:t>
      </w:r>
    </w:p>
    <w:p w14:paraId="1F0ABADA">
      <w:pPr>
        <w:pStyle w:val="13"/>
        <w:spacing w:before="169"/>
        <w:ind w:left="262" w:firstLine="0"/>
        <w:rPr>
          <w:ins w:id="30" w:author="Sayed Mehmood [2]" w:date="2026-10-07T20:18:01Z"/>
          <w:b/>
          <w:bCs/>
        </w:rPr>
      </w:pPr>
    </w:p>
    <w:p w14:paraId="26DD89EE">
      <w:pPr>
        <w:pStyle w:val="13"/>
        <w:spacing w:before="169"/>
        <w:ind w:left="262" w:firstLine="0"/>
        <w:rPr>
          <w:b/>
          <w:bCs/>
        </w:rPr>
      </w:pPr>
      <w:r>
        <w:rPr>
          <w:b/>
          <w:bCs/>
        </w:rPr>
        <w:t>Acceptance</w:t>
      </w:r>
      <w:r>
        <w:rPr>
          <w:b/>
          <w:bCs/>
          <w:spacing w:val="29"/>
        </w:rPr>
        <w:t xml:space="preserve"> </w:t>
      </w:r>
      <w:r>
        <w:rPr>
          <w:b/>
          <w:bCs/>
          <w:spacing w:val="-2"/>
        </w:rPr>
        <w:t>Criteria:</w:t>
      </w:r>
    </w:p>
    <w:p w14:paraId="1C013F56">
      <w:pPr>
        <w:pStyle w:val="41"/>
        <w:numPr>
          <w:ilvl w:val="0"/>
          <w:numId w:val="72"/>
        </w:numPr>
        <w:tabs>
          <w:tab w:val="left" w:pos="694"/>
        </w:tabs>
        <w:spacing w:before="168"/>
        <w:ind w:hanging="232"/>
        <w:rPr>
          <w:sz w:val="18"/>
        </w:rPr>
      </w:pPr>
      <w:r>
        <w:rPr>
          <w:sz w:val="18"/>
        </w:rPr>
        <w:t>Scenario:</w:t>
      </w:r>
      <w:r>
        <w:rPr>
          <w:spacing w:val="5"/>
          <w:sz w:val="18"/>
        </w:rPr>
        <w:t xml:space="preserve"> </w:t>
      </w:r>
      <w:r>
        <w:rPr>
          <w:sz w:val="18"/>
        </w:rPr>
        <w:t>Valid</w:t>
      </w:r>
      <w:r>
        <w:rPr>
          <w:spacing w:val="6"/>
          <w:sz w:val="18"/>
        </w:rPr>
        <w:t xml:space="preserve"> </w:t>
      </w:r>
      <w:r>
        <w:rPr>
          <w:sz w:val="18"/>
        </w:rPr>
        <w:t>product</w:t>
      </w:r>
      <w:r>
        <w:rPr>
          <w:spacing w:val="6"/>
          <w:sz w:val="18"/>
        </w:rPr>
        <w:t xml:space="preserve"> </w:t>
      </w:r>
      <w:r>
        <w:rPr>
          <w:spacing w:val="-2"/>
          <w:sz w:val="18"/>
        </w:rPr>
        <w:t>information</w:t>
      </w:r>
    </w:p>
    <w:p w14:paraId="76E791D8">
      <w:pPr>
        <w:pStyle w:val="41"/>
        <w:numPr>
          <w:ilvl w:val="0"/>
          <w:numId w:val="72"/>
        </w:numPr>
        <w:tabs>
          <w:tab w:val="left" w:pos="694"/>
        </w:tabs>
        <w:spacing w:before="153"/>
        <w:ind w:hanging="232"/>
        <w:rPr>
          <w:sz w:val="18"/>
        </w:rPr>
      </w:pPr>
      <w:r>
        <w:rPr>
          <w:rFonts w:ascii="Arial" w:hAnsi="Arial"/>
          <w:b/>
          <w:sz w:val="18"/>
        </w:rPr>
        <w:t>Given:</w:t>
      </w:r>
      <w:r>
        <w:rPr>
          <w:rFonts w:ascii="Arial" w:hAnsi="Arial"/>
          <w:b/>
          <w:spacing w:val="4"/>
          <w:sz w:val="18"/>
        </w:rPr>
        <w:t xml:space="preserve"> </w:t>
      </w:r>
      <w:r>
        <w:rPr>
          <w:sz w:val="18"/>
        </w:rPr>
        <w:t>the</w:t>
      </w:r>
      <w:r>
        <w:rPr>
          <w:spacing w:val="5"/>
          <w:sz w:val="18"/>
        </w:rPr>
        <w:t xml:space="preserve"> </w:t>
      </w:r>
      <w:r>
        <w:rPr>
          <w:sz w:val="18"/>
        </w:rPr>
        <w:t>staff</w:t>
      </w:r>
      <w:r>
        <w:rPr>
          <w:spacing w:val="5"/>
          <w:sz w:val="18"/>
        </w:rPr>
        <w:t xml:space="preserve"> </w:t>
      </w:r>
      <w:r>
        <w:rPr>
          <w:sz w:val="18"/>
        </w:rPr>
        <w:t>member</w:t>
      </w:r>
      <w:r>
        <w:rPr>
          <w:spacing w:val="4"/>
          <w:sz w:val="18"/>
        </w:rPr>
        <w:t xml:space="preserve"> </w:t>
      </w:r>
      <w:r>
        <w:rPr>
          <w:sz w:val="18"/>
        </w:rPr>
        <w:t>has</w:t>
      </w:r>
      <w:r>
        <w:rPr>
          <w:spacing w:val="5"/>
          <w:sz w:val="18"/>
        </w:rPr>
        <w:t xml:space="preserve"> </w:t>
      </w:r>
      <w:r>
        <w:rPr>
          <w:sz w:val="18"/>
        </w:rPr>
        <w:t>permission</w:t>
      </w:r>
      <w:r>
        <w:rPr>
          <w:spacing w:val="5"/>
          <w:sz w:val="18"/>
        </w:rPr>
        <w:t xml:space="preserve"> </w:t>
      </w:r>
      <w:r>
        <w:rPr>
          <w:sz w:val="18"/>
        </w:rPr>
        <w:t>to</w:t>
      </w:r>
      <w:r>
        <w:rPr>
          <w:spacing w:val="5"/>
          <w:sz w:val="18"/>
        </w:rPr>
        <w:t xml:space="preserve"> </w:t>
      </w:r>
      <w:r>
        <w:rPr>
          <w:sz w:val="18"/>
        </w:rPr>
        <w:t>manage</w:t>
      </w:r>
      <w:r>
        <w:rPr>
          <w:spacing w:val="4"/>
          <w:sz w:val="18"/>
        </w:rPr>
        <w:t xml:space="preserve"> </w:t>
      </w:r>
      <w:r>
        <w:rPr>
          <w:spacing w:val="-2"/>
          <w:sz w:val="18"/>
        </w:rPr>
        <w:t>products.</w:t>
      </w:r>
    </w:p>
    <w:p w14:paraId="2CD2EFE0">
      <w:pPr>
        <w:pStyle w:val="41"/>
        <w:numPr>
          <w:ilvl w:val="0"/>
          <w:numId w:val="72"/>
        </w:numPr>
        <w:tabs>
          <w:tab w:val="left" w:pos="694"/>
        </w:tabs>
        <w:spacing w:before="153"/>
        <w:ind w:hanging="232"/>
        <w:rPr>
          <w:del w:id="31" w:author="Sayed Mehmood [2]" w:date="2026-10-07T20:20:17Z"/>
          <w:sz w:val="18"/>
        </w:rPr>
      </w:pPr>
      <w:r>
        <w:rPr>
          <w:rFonts w:ascii="Arial" w:hAnsi="Arial"/>
          <w:b/>
          <w:sz w:val="18"/>
        </w:rPr>
        <w:t>When:</w:t>
      </w:r>
      <w:r>
        <w:rPr>
          <w:rFonts w:ascii="Arial" w:hAnsi="Arial"/>
          <w:b/>
          <w:spacing w:val="4"/>
          <w:sz w:val="18"/>
        </w:rPr>
        <w:t xml:space="preserve"> </w:t>
      </w:r>
      <w:r>
        <w:rPr>
          <w:sz w:val="18"/>
        </w:rPr>
        <w:t>the</w:t>
      </w:r>
      <w:r>
        <w:rPr>
          <w:spacing w:val="5"/>
          <w:sz w:val="18"/>
        </w:rPr>
        <w:t xml:space="preserve"> </w:t>
      </w:r>
      <w:r>
        <w:rPr>
          <w:sz w:val="18"/>
        </w:rPr>
        <w:t>staff</w:t>
      </w:r>
      <w:r>
        <w:rPr>
          <w:spacing w:val="5"/>
          <w:sz w:val="18"/>
        </w:rPr>
        <w:t xml:space="preserve"> </w:t>
      </w:r>
      <w:r>
        <w:rPr>
          <w:sz w:val="18"/>
        </w:rPr>
        <w:t>member</w:t>
      </w:r>
      <w:r>
        <w:rPr>
          <w:spacing w:val="4"/>
          <w:sz w:val="18"/>
        </w:rPr>
        <w:t xml:space="preserve"> </w:t>
      </w:r>
      <w:r>
        <w:rPr>
          <w:sz w:val="18"/>
        </w:rPr>
        <w:t>enters</w:t>
      </w:r>
      <w:r>
        <w:rPr>
          <w:spacing w:val="5"/>
          <w:sz w:val="18"/>
        </w:rPr>
        <w:t xml:space="preserve"> </w:t>
      </w:r>
      <w:r>
        <w:rPr>
          <w:sz w:val="18"/>
        </w:rPr>
        <w:t>valid</w:t>
      </w:r>
      <w:r>
        <w:rPr>
          <w:spacing w:val="5"/>
          <w:sz w:val="18"/>
        </w:rPr>
        <w:t xml:space="preserve"> </w:t>
      </w:r>
      <w:r>
        <w:rPr>
          <w:sz w:val="18"/>
        </w:rPr>
        <w:t>product</w:t>
      </w:r>
      <w:r>
        <w:rPr>
          <w:spacing w:val="4"/>
          <w:sz w:val="18"/>
        </w:rPr>
        <w:t xml:space="preserve"> </w:t>
      </w:r>
      <w:r>
        <w:rPr>
          <w:spacing w:val="-2"/>
          <w:sz w:val="18"/>
        </w:rPr>
        <w:t>informat</w:t>
      </w:r>
      <w:del w:id="32" w:author="Sayed Mehmood [2]" w:date="2026-10-07T20:20:17Z">
        <w:r>
          <w:rPr>
            <w:spacing w:val="-2"/>
            <w:sz w:val="18"/>
          </w:rPr>
          <w:delText>ion.</w:delText>
        </w:r>
      </w:del>
    </w:p>
    <w:p w14:paraId="2F036EE3">
      <w:pPr>
        <w:pStyle w:val="41"/>
        <w:numPr>
          <w:ilvl w:val="0"/>
          <w:numId w:val="72"/>
        </w:numPr>
        <w:tabs>
          <w:tab w:val="left" w:pos="694"/>
        </w:tabs>
        <w:spacing w:before="153"/>
        <w:ind w:hanging="232"/>
        <w:rPr>
          <w:sz w:val="18"/>
        </w:rPr>
        <w:sectPr>
          <w:pgSz w:w="11910" w:h="16840"/>
          <w:pgMar w:top="840" w:right="708" w:bottom="500" w:left="708" w:header="0" w:footer="273" w:gutter="0"/>
          <w:cols w:space="720" w:num="1"/>
        </w:sectPr>
        <w:pPrChange w:id="33" w:author="Sayed Mehmood [2]" w:date="2026-10-07T20:19:57Z">
          <w:pPr>
            <w:pStyle w:val="41"/>
          </w:pPr>
        </w:pPrChange>
      </w:pPr>
    </w:p>
    <w:p w14:paraId="4810C550">
      <w:pPr>
        <w:pStyle w:val="41"/>
        <w:numPr>
          <w:ilvl w:val="-1"/>
          <w:numId w:val="0"/>
        </w:numPr>
        <w:tabs>
          <w:tab w:val="left" w:pos="694"/>
        </w:tabs>
        <w:spacing w:before="58"/>
        <w:ind w:left="0" w:firstLine="0"/>
        <w:rPr>
          <w:ins w:id="35" w:author="Sayed Mehmood [2]" w:date="2026-10-07T20:19:52Z"/>
          <w:sz w:val="18"/>
        </w:rPr>
        <w:pPrChange w:id="34" w:author="Sayed Mehmood [2]" w:date="2026-10-07T20:20:22Z">
          <w:pPr>
            <w:pStyle w:val="41"/>
            <w:numPr>
              <w:ilvl w:val="0"/>
              <w:numId w:val="72"/>
            </w:numPr>
            <w:tabs>
              <w:tab w:val="left" w:pos="694"/>
            </w:tabs>
            <w:spacing w:before="58"/>
            <w:ind w:hanging="232"/>
          </w:pPr>
        </w:pPrChange>
      </w:pPr>
    </w:p>
    <w:p w14:paraId="186F3D7D">
      <w:pPr>
        <w:pStyle w:val="41"/>
        <w:numPr>
          <w:ilvl w:val="0"/>
          <w:numId w:val="72"/>
        </w:numPr>
        <w:tabs>
          <w:tab w:val="left" w:pos="694"/>
        </w:tabs>
        <w:spacing w:before="58"/>
        <w:ind w:hanging="232"/>
        <w:rPr>
          <w:sz w:val="18"/>
        </w:rPr>
      </w:pPr>
      <w:r>
        <w:rPr>
          <w:rFonts w:ascii="Arial" w:hAnsi="Arial"/>
          <w:b/>
          <w:sz w:val="18"/>
        </w:rPr>
        <w:t>Then:</w:t>
      </w:r>
      <w:r>
        <w:rPr>
          <w:rFonts w:ascii="Arial" w:hAnsi="Arial"/>
          <w:b/>
          <w:spacing w:val="4"/>
          <w:sz w:val="18"/>
        </w:rPr>
        <w:t xml:space="preserve"> </w:t>
      </w:r>
      <w:r>
        <w:rPr>
          <w:sz w:val="18"/>
        </w:rPr>
        <w:t>the</w:t>
      </w:r>
      <w:r>
        <w:rPr>
          <w:spacing w:val="4"/>
          <w:sz w:val="18"/>
        </w:rPr>
        <w:t xml:space="preserve"> </w:t>
      </w:r>
      <w:r>
        <w:rPr>
          <w:sz w:val="18"/>
        </w:rPr>
        <w:t>system</w:t>
      </w:r>
      <w:r>
        <w:rPr>
          <w:spacing w:val="5"/>
          <w:sz w:val="18"/>
        </w:rPr>
        <w:t xml:space="preserve"> </w:t>
      </w:r>
      <w:r>
        <w:rPr>
          <w:sz w:val="18"/>
        </w:rPr>
        <w:t>saves</w:t>
      </w:r>
      <w:r>
        <w:rPr>
          <w:spacing w:val="4"/>
          <w:sz w:val="18"/>
        </w:rPr>
        <w:t xml:space="preserve"> </w:t>
      </w:r>
      <w:r>
        <w:rPr>
          <w:sz w:val="18"/>
        </w:rPr>
        <w:t>the</w:t>
      </w:r>
      <w:r>
        <w:rPr>
          <w:spacing w:val="4"/>
          <w:sz w:val="18"/>
        </w:rPr>
        <w:t xml:space="preserve"> </w:t>
      </w:r>
      <w:r>
        <w:rPr>
          <w:sz w:val="18"/>
        </w:rPr>
        <w:t>product</w:t>
      </w:r>
      <w:r>
        <w:rPr>
          <w:spacing w:val="5"/>
          <w:sz w:val="18"/>
        </w:rPr>
        <w:t xml:space="preserve"> </w:t>
      </w:r>
      <w:r>
        <w:rPr>
          <w:spacing w:val="-2"/>
          <w:sz w:val="18"/>
        </w:rPr>
        <w:t>information.</w:t>
      </w:r>
    </w:p>
    <w:p w14:paraId="7E969ABB">
      <w:pPr>
        <w:pStyle w:val="41"/>
        <w:numPr>
          <w:ilvl w:val="0"/>
          <w:numId w:val="72"/>
        </w:numPr>
        <w:tabs>
          <w:tab w:val="left" w:pos="694"/>
        </w:tabs>
        <w:spacing w:before="153"/>
        <w:ind w:hanging="232"/>
        <w:rPr>
          <w:sz w:val="18"/>
        </w:rPr>
      </w:pPr>
      <w:r>
        <w:rPr>
          <w:rFonts w:ascii="Arial" w:hAnsi="Arial"/>
          <w:b/>
          <w:sz w:val="18"/>
        </w:rPr>
        <w:t>And:</w:t>
      </w:r>
      <w:r>
        <w:rPr>
          <w:rFonts w:ascii="Arial" w:hAnsi="Arial"/>
          <w:b/>
          <w:spacing w:val="3"/>
          <w:sz w:val="18"/>
        </w:rPr>
        <w:t xml:space="preserve"> </w:t>
      </w:r>
      <w:r>
        <w:rPr>
          <w:sz w:val="18"/>
        </w:rPr>
        <w:t>the</w:t>
      </w:r>
      <w:r>
        <w:rPr>
          <w:spacing w:val="4"/>
          <w:sz w:val="18"/>
        </w:rPr>
        <w:t xml:space="preserve"> </w:t>
      </w:r>
      <w:r>
        <w:rPr>
          <w:sz w:val="18"/>
        </w:rPr>
        <w:t>product</w:t>
      </w:r>
      <w:r>
        <w:rPr>
          <w:spacing w:val="4"/>
          <w:sz w:val="18"/>
        </w:rPr>
        <w:t xml:space="preserve"> </w:t>
      </w:r>
      <w:r>
        <w:rPr>
          <w:sz w:val="18"/>
        </w:rPr>
        <w:t>list</w:t>
      </w:r>
      <w:r>
        <w:rPr>
          <w:spacing w:val="4"/>
          <w:sz w:val="18"/>
        </w:rPr>
        <w:t xml:space="preserve"> </w:t>
      </w:r>
      <w:r>
        <w:rPr>
          <w:sz w:val="18"/>
        </w:rPr>
        <w:t>shows</w:t>
      </w:r>
      <w:r>
        <w:rPr>
          <w:spacing w:val="4"/>
          <w:sz w:val="18"/>
        </w:rPr>
        <w:t xml:space="preserve"> </w:t>
      </w:r>
      <w:r>
        <w:rPr>
          <w:sz w:val="18"/>
        </w:rPr>
        <w:t>the</w:t>
      </w:r>
      <w:r>
        <w:rPr>
          <w:spacing w:val="3"/>
          <w:sz w:val="18"/>
        </w:rPr>
        <w:t xml:space="preserve"> </w:t>
      </w:r>
      <w:r>
        <w:rPr>
          <w:sz w:val="18"/>
        </w:rPr>
        <w:t>latest</w:t>
      </w:r>
      <w:r>
        <w:rPr>
          <w:spacing w:val="4"/>
          <w:sz w:val="18"/>
        </w:rPr>
        <w:t xml:space="preserve"> </w:t>
      </w:r>
      <w:r>
        <w:rPr>
          <w:spacing w:val="-2"/>
          <w:sz w:val="18"/>
        </w:rPr>
        <w:t>information.</w:t>
      </w:r>
    </w:p>
    <w:p w14:paraId="72BAEC38">
      <w:pPr>
        <w:pStyle w:val="41"/>
        <w:tabs>
          <w:tab w:val="left" w:pos="694"/>
        </w:tabs>
        <w:spacing w:before="167"/>
        <w:rPr>
          <w:sz w:val="18"/>
        </w:rPr>
      </w:pPr>
      <w:r>
        <w:rPr>
          <w:b/>
          <w:bCs/>
          <w:w w:val="105"/>
          <w:sz w:val="18"/>
          <w:szCs w:val="18"/>
        </w:rPr>
        <w:t>Story 2:</w:t>
      </w:r>
    </w:p>
    <w:p w14:paraId="08051CF4">
      <w:pPr>
        <w:pStyle w:val="41"/>
        <w:tabs>
          <w:tab w:val="left" w:pos="694"/>
        </w:tabs>
        <w:spacing w:before="167"/>
        <w:rPr>
          <w:w w:val="105"/>
          <w:sz w:val="18"/>
          <w:szCs w:val="18"/>
        </w:rPr>
      </w:pPr>
      <w:r>
        <w:rPr>
          <w:b/>
          <w:bCs/>
          <w:w w:val="105"/>
          <w:sz w:val="18"/>
          <w:szCs w:val="18"/>
        </w:rPr>
        <w:t xml:space="preserve"> </w:t>
      </w:r>
      <w:r>
        <w:rPr>
          <w:w w:val="105"/>
          <w:sz w:val="18"/>
          <w:szCs w:val="18"/>
        </w:rPr>
        <w:t>As bakery staff, I want to update product information so that the product list contains current information.</w:t>
      </w:r>
    </w:p>
    <w:p w14:paraId="473472D0">
      <w:pPr>
        <w:pStyle w:val="41"/>
        <w:numPr>
          <w:ilvl w:val="0"/>
          <w:numId w:val="73"/>
        </w:numPr>
        <w:tabs>
          <w:tab w:val="left" w:pos="694"/>
        </w:tabs>
        <w:spacing w:before="167"/>
        <w:rPr>
          <w:sz w:val="18"/>
        </w:rPr>
      </w:pPr>
      <w:r>
        <w:rPr>
          <w:rFonts w:ascii="Arial" w:hAnsi="Arial"/>
          <w:b/>
          <w:bCs/>
          <w:sz w:val="18"/>
        </w:rPr>
        <w:t>Who:</w:t>
      </w:r>
      <w:r>
        <w:rPr>
          <w:rFonts w:ascii="Arial" w:hAnsi="Arial"/>
          <w:spacing w:val="2"/>
          <w:sz w:val="18"/>
        </w:rPr>
        <w:t xml:space="preserve"> </w:t>
      </w:r>
      <w:r>
        <w:rPr>
          <w:sz w:val="18"/>
        </w:rPr>
        <w:t>I</w:t>
      </w:r>
      <w:r>
        <w:rPr>
          <w:spacing w:val="3"/>
          <w:sz w:val="18"/>
        </w:rPr>
        <w:t xml:space="preserve"> </w:t>
      </w:r>
      <w:r>
        <w:rPr>
          <w:sz w:val="18"/>
        </w:rPr>
        <w:t>am</w:t>
      </w:r>
      <w:r>
        <w:rPr>
          <w:spacing w:val="3"/>
          <w:sz w:val="18"/>
        </w:rPr>
        <w:t xml:space="preserve"> </w:t>
      </w:r>
      <w:r>
        <w:rPr>
          <w:sz w:val="18"/>
        </w:rPr>
        <w:t>a</w:t>
      </w:r>
      <w:r>
        <w:rPr>
          <w:spacing w:val="3"/>
          <w:sz w:val="18"/>
        </w:rPr>
        <w:t xml:space="preserve"> </w:t>
      </w:r>
      <w:r>
        <w:rPr>
          <w:sz w:val="18"/>
        </w:rPr>
        <w:t>bakery</w:t>
      </w:r>
      <w:r>
        <w:rPr>
          <w:spacing w:val="3"/>
          <w:sz w:val="18"/>
        </w:rPr>
        <w:t xml:space="preserve"> </w:t>
      </w:r>
      <w:r>
        <w:rPr>
          <w:sz w:val="18"/>
        </w:rPr>
        <w:t>staff</w:t>
      </w:r>
      <w:r>
        <w:rPr>
          <w:spacing w:val="3"/>
          <w:sz w:val="18"/>
        </w:rPr>
        <w:t xml:space="preserve"> </w:t>
      </w:r>
      <w:r>
        <w:rPr>
          <w:spacing w:val="-2"/>
          <w:sz w:val="18"/>
        </w:rPr>
        <w:t>member.</w:t>
      </w:r>
    </w:p>
    <w:p w14:paraId="42257BEA">
      <w:pPr>
        <w:pStyle w:val="41"/>
        <w:numPr>
          <w:ilvl w:val="2"/>
          <w:numId w:val="73"/>
        </w:numPr>
        <w:tabs>
          <w:tab w:val="left" w:pos="694"/>
        </w:tabs>
        <w:spacing w:before="154"/>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3"/>
          <w:sz w:val="18"/>
        </w:rPr>
        <w:t xml:space="preserve"> </w:t>
      </w:r>
      <w:r>
        <w:rPr>
          <w:sz w:val="18"/>
        </w:rPr>
        <w:t>to</w:t>
      </w:r>
      <w:r>
        <w:rPr>
          <w:spacing w:val="3"/>
          <w:sz w:val="18"/>
        </w:rPr>
        <w:t xml:space="preserve"> </w:t>
      </w:r>
      <w:r>
        <w:rPr>
          <w:sz w:val="18"/>
        </w:rPr>
        <w:t>remove</w:t>
      </w:r>
      <w:r>
        <w:rPr>
          <w:spacing w:val="3"/>
          <w:sz w:val="18"/>
        </w:rPr>
        <w:t xml:space="preserve"> </w:t>
      </w:r>
      <w:r>
        <w:rPr>
          <w:sz w:val="18"/>
        </w:rPr>
        <w:t>a</w:t>
      </w:r>
      <w:r>
        <w:rPr>
          <w:spacing w:val="4"/>
          <w:sz w:val="18"/>
        </w:rPr>
        <w:t xml:space="preserve"> </w:t>
      </w:r>
      <w:r>
        <w:rPr>
          <w:sz w:val="18"/>
        </w:rPr>
        <w:t>product</w:t>
      </w:r>
      <w:r>
        <w:rPr>
          <w:spacing w:val="3"/>
          <w:sz w:val="18"/>
        </w:rPr>
        <w:t xml:space="preserve"> </w:t>
      </w:r>
      <w:r>
        <w:rPr>
          <w:sz w:val="18"/>
        </w:rPr>
        <w:t>that</w:t>
      </w:r>
      <w:r>
        <w:rPr>
          <w:spacing w:val="3"/>
          <w:sz w:val="18"/>
        </w:rPr>
        <w:t xml:space="preserve"> </w:t>
      </w:r>
      <w:r>
        <w:rPr>
          <w:sz w:val="18"/>
        </w:rPr>
        <w:t>is</w:t>
      </w:r>
      <w:r>
        <w:rPr>
          <w:spacing w:val="3"/>
          <w:sz w:val="18"/>
        </w:rPr>
        <w:t xml:space="preserve"> </w:t>
      </w:r>
      <w:r>
        <w:rPr>
          <w:sz w:val="18"/>
        </w:rPr>
        <w:t>no</w:t>
      </w:r>
      <w:r>
        <w:rPr>
          <w:spacing w:val="3"/>
          <w:sz w:val="18"/>
        </w:rPr>
        <w:t xml:space="preserve"> </w:t>
      </w:r>
      <w:r>
        <w:rPr>
          <w:sz w:val="18"/>
        </w:rPr>
        <w:t>longer</w:t>
      </w:r>
      <w:r>
        <w:rPr>
          <w:spacing w:val="4"/>
          <w:sz w:val="18"/>
        </w:rPr>
        <w:t xml:space="preserve"> </w:t>
      </w:r>
      <w:r>
        <w:rPr>
          <w:spacing w:val="-2"/>
          <w:sz w:val="18"/>
        </w:rPr>
        <w:t>available.</w:t>
      </w:r>
    </w:p>
    <w:p w14:paraId="330F9E7E">
      <w:pPr>
        <w:pStyle w:val="41"/>
        <w:numPr>
          <w:ilvl w:val="2"/>
          <w:numId w:val="73"/>
        </w:numPr>
        <w:tabs>
          <w:tab w:val="left" w:pos="694"/>
        </w:tabs>
        <w:spacing w:before="153"/>
        <w:rPr>
          <w:sz w:val="18"/>
        </w:rPr>
      </w:pPr>
      <w:r>
        <w:rPr>
          <w:rFonts w:ascii="Arial" w:hAnsi="Arial"/>
          <w:b/>
          <w:sz w:val="18"/>
        </w:rPr>
        <w:t>Why:</w:t>
      </w:r>
      <w:r>
        <w:rPr>
          <w:rFonts w:ascii="Arial" w:hAnsi="Arial"/>
          <w:b/>
          <w:spacing w:val="4"/>
          <w:sz w:val="18"/>
        </w:rPr>
        <w:t xml:space="preserve"> </w:t>
      </w:r>
      <w:r>
        <w:rPr>
          <w:sz w:val="18"/>
        </w:rPr>
        <w:t>Customers</w:t>
      </w:r>
      <w:r>
        <w:rPr>
          <w:spacing w:val="4"/>
          <w:sz w:val="18"/>
        </w:rPr>
        <w:t xml:space="preserve"> </w:t>
      </w:r>
      <w:r>
        <w:rPr>
          <w:sz w:val="18"/>
        </w:rPr>
        <w:t>do</w:t>
      </w:r>
      <w:r>
        <w:rPr>
          <w:spacing w:val="4"/>
          <w:sz w:val="18"/>
        </w:rPr>
        <w:t xml:space="preserve"> </w:t>
      </w:r>
      <w:r>
        <w:rPr>
          <w:sz w:val="18"/>
        </w:rPr>
        <w:t>not</w:t>
      </w:r>
      <w:r>
        <w:rPr>
          <w:spacing w:val="4"/>
          <w:sz w:val="18"/>
        </w:rPr>
        <w:t xml:space="preserve"> </w:t>
      </w:r>
      <w:r>
        <w:rPr>
          <w:sz w:val="18"/>
        </w:rPr>
        <w:t>see</w:t>
      </w:r>
      <w:r>
        <w:rPr>
          <w:spacing w:val="5"/>
          <w:sz w:val="18"/>
        </w:rPr>
        <w:t xml:space="preserve"> </w:t>
      </w:r>
      <w:r>
        <w:rPr>
          <w:sz w:val="18"/>
        </w:rPr>
        <w:t>an</w:t>
      </w:r>
      <w:r>
        <w:rPr>
          <w:spacing w:val="4"/>
          <w:sz w:val="18"/>
        </w:rPr>
        <w:t xml:space="preserve"> </w:t>
      </w:r>
      <w:r>
        <w:rPr>
          <w:sz w:val="18"/>
        </w:rPr>
        <w:t>outdated</w:t>
      </w:r>
      <w:r>
        <w:rPr>
          <w:spacing w:val="4"/>
          <w:sz w:val="18"/>
        </w:rPr>
        <w:t xml:space="preserve"> </w:t>
      </w:r>
      <w:r>
        <w:rPr>
          <w:spacing w:val="-2"/>
          <w:sz w:val="18"/>
        </w:rPr>
        <w:t>product.</w:t>
      </w:r>
    </w:p>
    <w:p w14:paraId="7940237C">
      <w:pPr>
        <w:pStyle w:val="13"/>
        <w:spacing w:before="169"/>
        <w:ind w:left="262" w:firstLine="0"/>
        <w:rPr>
          <w:b/>
          <w:bCs/>
        </w:rPr>
      </w:pPr>
      <w:r>
        <w:rPr>
          <w:b/>
          <w:bCs/>
        </w:rPr>
        <w:t>Acceptance</w:t>
      </w:r>
      <w:r>
        <w:rPr>
          <w:b/>
          <w:bCs/>
          <w:spacing w:val="29"/>
        </w:rPr>
        <w:t xml:space="preserve"> </w:t>
      </w:r>
      <w:r>
        <w:rPr>
          <w:b/>
          <w:bCs/>
          <w:spacing w:val="-2"/>
        </w:rPr>
        <w:t>Criteria:</w:t>
      </w:r>
    </w:p>
    <w:p w14:paraId="2C9E327A">
      <w:pPr>
        <w:pStyle w:val="41"/>
        <w:numPr>
          <w:ilvl w:val="0"/>
          <w:numId w:val="72"/>
        </w:numPr>
        <w:tabs>
          <w:tab w:val="left" w:pos="694"/>
        </w:tabs>
        <w:spacing w:before="168"/>
        <w:ind w:hanging="232"/>
        <w:rPr>
          <w:sz w:val="18"/>
        </w:rPr>
      </w:pPr>
      <w:r>
        <w:rPr>
          <w:sz w:val="18"/>
        </w:rPr>
        <w:t>Scenario:</w:t>
      </w:r>
      <w:r>
        <w:rPr>
          <w:spacing w:val="6"/>
          <w:sz w:val="18"/>
        </w:rPr>
        <w:t xml:space="preserve"> </w:t>
      </w:r>
      <w:r>
        <w:rPr>
          <w:sz w:val="18"/>
        </w:rPr>
        <w:t>Product</w:t>
      </w:r>
      <w:r>
        <w:rPr>
          <w:spacing w:val="7"/>
          <w:sz w:val="18"/>
        </w:rPr>
        <w:t xml:space="preserve"> </w:t>
      </w:r>
      <w:r>
        <w:rPr>
          <w:spacing w:val="-2"/>
          <w:sz w:val="18"/>
        </w:rPr>
        <w:t>removal</w:t>
      </w:r>
    </w:p>
    <w:p w14:paraId="4C03317C">
      <w:pPr>
        <w:pStyle w:val="41"/>
        <w:numPr>
          <w:ilvl w:val="0"/>
          <w:numId w:val="72"/>
        </w:numPr>
        <w:tabs>
          <w:tab w:val="left" w:pos="694"/>
        </w:tabs>
        <w:spacing w:before="153"/>
        <w:ind w:hanging="232"/>
        <w:rPr>
          <w:sz w:val="18"/>
        </w:rPr>
      </w:pPr>
      <w:r>
        <w:rPr>
          <w:rFonts w:ascii="Arial" w:hAnsi="Arial"/>
          <w:b/>
          <w:sz w:val="18"/>
        </w:rPr>
        <w:t>Given:</w:t>
      </w:r>
      <w:r>
        <w:rPr>
          <w:rFonts w:ascii="Arial" w:hAnsi="Arial"/>
          <w:b/>
          <w:spacing w:val="4"/>
          <w:sz w:val="18"/>
        </w:rPr>
        <w:t xml:space="preserve"> </w:t>
      </w:r>
      <w:r>
        <w:rPr>
          <w:sz w:val="18"/>
        </w:rPr>
        <w:t>the</w:t>
      </w:r>
      <w:r>
        <w:rPr>
          <w:spacing w:val="5"/>
          <w:sz w:val="18"/>
        </w:rPr>
        <w:t xml:space="preserve"> </w:t>
      </w:r>
      <w:r>
        <w:rPr>
          <w:sz w:val="18"/>
        </w:rPr>
        <w:t>staff</w:t>
      </w:r>
      <w:r>
        <w:rPr>
          <w:spacing w:val="5"/>
          <w:sz w:val="18"/>
        </w:rPr>
        <w:t xml:space="preserve"> </w:t>
      </w:r>
      <w:r>
        <w:rPr>
          <w:sz w:val="18"/>
        </w:rPr>
        <w:t>member</w:t>
      </w:r>
      <w:r>
        <w:rPr>
          <w:spacing w:val="4"/>
          <w:sz w:val="18"/>
        </w:rPr>
        <w:t xml:space="preserve"> </w:t>
      </w:r>
      <w:r>
        <w:rPr>
          <w:sz w:val="18"/>
        </w:rPr>
        <w:t>has</w:t>
      </w:r>
      <w:r>
        <w:rPr>
          <w:spacing w:val="5"/>
          <w:sz w:val="18"/>
        </w:rPr>
        <w:t xml:space="preserve"> </w:t>
      </w:r>
      <w:r>
        <w:rPr>
          <w:sz w:val="18"/>
        </w:rPr>
        <w:t>permission</w:t>
      </w:r>
      <w:r>
        <w:rPr>
          <w:spacing w:val="5"/>
          <w:sz w:val="18"/>
        </w:rPr>
        <w:t xml:space="preserve"> </w:t>
      </w:r>
      <w:r>
        <w:rPr>
          <w:sz w:val="18"/>
        </w:rPr>
        <w:t>to</w:t>
      </w:r>
      <w:r>
        <w:rPr>
          <w:spacing w:val="5"/>
          <w:sz w:val="18"/>
        </w:rPr>
        <w:t xml:space="preserve"> </w:t>
      </w:r>
      <w:r>
        <w:rPr>
          <w:sz w:val="18"/>
        </w:rPr>
        <w:t>manage</w:t>
      </w:r>
      <w:r>
        <w:rPr>
          <w:spacing w:val="4"/>
          <w:sz w:val="18"/>
        </w:rPr>
        <w:t xml:space="preserve"> </w:t>
      </w:r>
      <w:r>
        <w:rPr>
          <w:spacing w:val="-2"/>
          <w:sz w:val="18"/>
        </w:rPr>
        <w:t>products.</w:t>
      </w:r>
    </w:p>
    <w:p w14:paraId="318E409C">
      <w:pPr>
        <w:pStyle w:val="41"/>
        <w:numPr>
          <w:ilvl w:val="0"/>
          <w:numId w:val="72"/>
        </w:numPr>
        <w:tabs>
          <w:tab w:val="left" w:pos="694"/>
        </w:tabs>
        <w:spacing w:before="153"/>
        <w:ind w:hanging="232"/>
        <w:rPr>
          <w:sz w:val="18"/>
        </w:rPr>
      </w:pPr>
      <w:r>
        <w:rPr>
          <w:rFonts w:ascii="Arial" w:hAnsi="Arial"/>
          <w:b/>
          <w:sz w:val="18"/>
        </w:rPr>
        <w:t>When:</w:t>
      </w:r>
      <w:r>
        <w:rPr>
          <w:rFonts w:ascii="Arial" w:hAnsi="Arial"/>
          <w:b/>
          <w:spacing w:val="4"/>
          <w:sz w:val="18"/>
        </w:rPr>
        <w:t xml:space="preserve"> </w:t>
      </w:r>
      <w:r>
        <w:rPr>
          <w:sz w:val="18"/>
        </w:rPr>
        <w:t>the</w:t>
      </w:r>
      <w:r>
        <w:rPr>
          <w:spacing w:val="4"/>
          <w:sz w:val="18"/>
        </w:rPr>
        <w:t xml:space="preserve"> </w:t>
      </w:r>
      <w:r>
        <w:rPr>
          <w:sz w:val="18"/>
        </w:rPr>
        <w:t>staff</w:t>
      </w:r>
      <w:r>
        <w:rPr>
          <w:spacing w:val="4"/>
          <w:sz w:val="18"/>
        </w:rPr>
        <w:t xml:space="preserve"> </w:t>
      </w:r>
      <w:r>
        <w:rPr>
          <w:sz w:val="18"/>
        </w:rPr>
        <w:t>member</w:t>
      </w:r>
      <w:r>
        <w:rPr>
          <w:spacing w:val="5"/>
          <w:sz w:val="18"/>
        </w:rPr>
        <w:t xml:space="preserve"> </w:t>
      </w:r>
      <w:r>
        <w:rPr>
          <w:sz w:val="18"/>
        </w:rPr>
        <w:t>removes</w:t>
      </w:r>
      <w:r>
        <w:rPr>
          <w:spacing w:val="4"/>
          <w:sz w:val="18"/>
        </w:rPr>
        <w:t xml:space="preserve"> </w:t>
      </w:r>
      <w:r>
        <w:rPr>
          <w:sz w:val="18"/>
        </w:rPr>
        <w:t>a</w:t>
      </w:r>
      <w:r>
        <w:rPr>
          <w:spacing w:val="4"/>
          <w:sz w:val="18"/>
        </w:rPr>
        <w:t xml:space="preserve"> </w:t>
      </w:r>
      <w:r>
        <w:rPr>
          <w:spacing w:val="-2"/>
          <w:sz w:val="18"/>
        </w:rPr>
        <w:t>product.</w:t>
      </w:r>
    </w:p>
    <w:p w14:paraId="39515CFD">
      <w:pPr>
        <w:pStyle w:val="41"/>
        <w:numPr>
          <w:ilvl w:val="0"/>
          <w:numId w:val="72"/>
        </w:numPr>
        <w:tabs>
          <w:tab w:val="left" w:pos="694"/>
        </w:tabs>
        <w:spacing w:before="154"/>
        <w:ind w:hanging="232"/>
        <w:rPr>
          <w:sz w:val="18"/>
        </w:rPr>
      </w:pPr>
      <w:r>
        <w:rPr>
          <w:rFonts w:ascii="Arial" w:hAnsi="Arial"/>
          <w:b/>
          <w:sz w:val="18"/>
        </w:rPr>
        <w:t>Then:</w:t>
      </w:r>
      <w:r>
        <w:rPr>
          <w:rFonts w:ascii="Arial" w:hAnsi="Arial"/>
          <w:b/>
          <w:spacing w:val="4"/>
          <w:sz w:val="18"/>
        </w:rPr>
        <w:t xml:space="preserve"> </w:t>
      </w:r>
      <w:r>
        <w:rPr>
          <w:sz w:val="18"/>
        </w:rPr>
        <w:t>the</w:t>
      </w:r>
      <w:r>
        <w:rPr>
          <w:spacing w:val="4"/>
          <w:sz w:val="18"/>
        </w:rPr>
        <w:t xml:space="preserve"> </w:t>
      </w:r>
      <w:r>
        <w:rPr>
          <w:sz w:val="18"/>
        </w:rPr>
        <w:t>system</w:t>
      </w:r>
      <w:r>
        <w:rPr>
          <w:spacing w:val="5"/>
          <w:sz w:val="18"/>
        </w:rPr>
        <w:t xml:space="preserve"> </w:t>
      </w:r>
      <w:r>
        <w:rPr>
          <w:sz w:val="18"/>
        </w:rPr>
        <w:t>saves</w:t>
      </w:r>
      <w:r>
        <w:rPr>
          <w:spacing w:val="4"/>
          <w:sz w:val="18"/>
        </w:rPr>
        <w:t xml:space="preserve"> </w:t>
      </w:r>
      <w:r>
        <w:rPr>
          <w:sz w:val="18"/>
        </w:rPr>
        <w:t>the</w:t>
      </w:r>
      <w:r>
        <w:rPr>
          <w:spacing w:val="4"/>
          <w:sz w:val="18"/>
        </w:rPr>
        <w:t xml:space="preserve"> </w:t>
      </w:r>
      <w:r>
        <w:rPr>
          <w:sz w:val="18"/>
        </w:rPr>
        <w:t>product</w:t>
      </w:r>
      <w:r>
        <w:rPr>
          <w:spacing w:val="5"/>
          <w:sz w:val="18"/>
        </w:rPr>
        <w:t xml:space="preserve"> </w:t>
      </w:r>
      <w:r>
        <w:rPr>
          <w:spacing w:val="-2"/>
          <w:sz w:val="18"/>
        </w:rPr>
        <w:t>change.</w:t>
      </w:r>
    </w:p>
    <w:p w14:paraId="01693838">
      <w:pPr>
        <w:pStyle w:val="41"/>
        <w:numPr>
          <w:ilvl w:val="0"/>
          <w:numId w:val="72"/>
        </w:numPr>
        <w:tabs>
          <w:tab w:val="left" w:pos="694"/>
        </w:tabs>
        <w:spacing w:before="153"/>
        <w:ind w:hanging="232"/>
        <w:rPr>
          <w:sz w:val="18"/>
        </w:rPr>
      </w:pPr>
      <w:r>
        <w:rPr>
          <w:rFonts w:ascii="Arial" w:hAnsi="Arial"/>
          <w:b/>
          <w:sz w:val="18"/>
        </w:rPr>
        <w:t>And:</w:t>
      </w:r>
      <w:r>
        <w:rPr>
          <w:rFonts w:ascii="Arial" w:hAnsi="Arial"/>
          <w:b/>
          <w:spacing w:val="3"/>
          <w:sz w:val="18"/>
        </w:rPr>
        <w:t xml:space="preserve"> </w:t>
      </w:r>
      <w:r>
        <w:rPr>
          <w:sz w:val="18"/>
        </w:rPr>
        <w:t>the</w:t>
      </w:r>
      <w:r>
        <w:rPr>
          <w:spacing w:val="4"/>
          <w:sz w:val="18"/>
        </w:rPr>
        <w:t xml:space="preserve"> </w:t>
      </w:r>
      <w:r>
        <w:rPr>
          <w:sz w:val="18"/>
        </w:rPr>
        <w:t>product</w:t>
      </w:r>
      <w:r>
        <w:rPr>
          <w:spacing w:val="4"/>
          <w:sz w:val="18"/>
        </w:rPr>
        <w:t xml:space="preserve"> </w:t>
      </w:r>
      <w:r>
        <w:rPr>
          <w:sz w:val="18"/>
        </w:rPr>
        <w:t>is</w:t>
      </w:r>
      <w:r>
        <w:rPr>
          <w:spacing w:val="3"/>
          <w:sz w:val="18"/>
        </w:rPr>
        <w:t xml:space="preserve"> </w:t>
      </w:r>
      <w:r>
        <w:rPr>
          <w:sz w:val="18"/>
        </w:rPr>
        <w:t>no</w:t>
      </w:r>
      <w:r>
        <w:rPr>
          <w:spacing w:val="4"/>
          <w:sz w:val="18"/>
        </w:rPr>
        <w:t xml:space="preserve"> </w:t>
      </w:r>
      <w:r>
        <w:rPr>
          <w:sz w:val="18"/>
        </w:rPr>
        <w:t>longer</w:t>
      </w:r>
      <w:r>
        <w:rPr>
          <w:spacing w:val="4"/>
          <w:sz w:val="18"/>
        </w:rPr>
        <w:t xml:space="preserve"> </w:t>
      </w:r>
      <w:r>
        <w:rPr>
          <w:sz w:val="18"/>
        </w:rPr>
        <w:t>shown</w:t>
      </w:r>
      <w:r>
        <w:rPr>
          <w:spacing w:val="3"/>
          <w:sz w:val="18"/>
        </w:rPr>
        <w:t xml:space="preserve"> </w:t>
      </w:r>
      <w:r>
        <w:rPr>
          <w:sz w:val="18"/>
        </w:rPr>
        <w:t>as</w:t>
      </w:r>
      <w:r>
        <w:rPr>
          <w:spacing w:val="4"/>
          <w:sz w:val="18"/>
        </w:rPr>
        <w:t xml:space="preserve"> </w:t>
      </w:r>
      <w:r>
        <w:rPr>
          <w:sz w:val="18"/>
        </w:rPr>
        <w:t>an</w:t>
      </w:r>
      <w:r>
        <w:rPr>
          <w:spacing w:val="4"/>
          <w:sz w:val="18"/>
        </w:rPr>
        <w:t xml:space="preserve"> </w:t>
      </w:r>
      <w:r>
        <w:rPr>
          <w:sz w:val="18"/>
        </w:rPr>
        <w:t>available</w:t>
      </w:r>
      <w:r>
        <w:rPr>
          <w:spacing w:val="4"/>
          <w:sz w:val="18"/>
        </w:rPr>
        <w:t xml:space="preserve"> </w:t>
      </w:r>
      <w:r>
        <w:rPr>
          <w:spacing w:val="-2"/>
          <w:sz w:val="18"/>
        </w:rPr>
        <w:t>product.</w:t>
      </w:r>
    </w:p>
    <w:p w14:paraId="5CE04954">
      <w:pPr>
        <w:tabs>
          <w:tab w:val="left" w:pos="694"/>
        </w:tabs>
        <w:spacing w:before="153"/>
        <w:rPr>
          <w:sz w:val="18"/>
        </w:rPr>
      </w:pPr>
      <w:r>
        <w:drawing>
          <wp:inline distT="0" distB="0" distL="0" distR="0">
            <wp:extent cx="5943600" cy="3961765"/>
            <wp:effectExtent l="0" t="0" r="0" b="635"/>
            <wp:docPr id="173007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784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3961765"/>
                    </a:xfrm>
                    <a:prstGeom prst="rect">
                      <a:avLst/>
                    </a:prstGeom>
                    <a:noFill/>
                    <a:ln>
                      <a:noFill/>
                    </a:ln>
                  </pic:spPr>
                </pic:pic>
              </a:graphicData>
            </a:graphic>
          </wp:inline>
        </w:drawing>
      </w:r>
    </w:p>
    <w:bookmarkEnd w:id="17"/>
    <w:p w14:paraId="4B1E46EF">
      <w:pPr>
        <w:pStyle w:val="3"/>
      </w:pPr>
      <w:r>
        <w:t xml:space="preserve">Sayed Mehmood </w:t>
      </w:r>
      <w:r>
        <w:rPr>
          <w:spacing w:val="-2"/>
        </w:rPr>
        <w:t>(04072413007)</w:t>
      </w:r>
    </w:p>
    <w:p w14:paraId="0BE076F0">
      <w:pPr>
        <w:spacing w:before="100" w:beforeAutospacing="1" w:after="100" w:afterAutospacing="1"/>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8.Use Case Text: Manage Orders</w:t>
      </w:r>
    </w:p>
    <w:p w14:paraId="3D3F8C8F">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Inputs:</w:t>
      </w:r>
    </w:p>
    <w:p w14:paraId="4A002CB4">
      <w:pPr>
        <w:numPr>
          <w:ilvl w:val="0"/>
          <w:numId w:val="74"/>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Order ID</w:t>
      </w:r>
    </w:p>
    <w:p w14:paraId="03BFDEAB">
      <w:pPr>
        <w:numPr>
          <w:ilvl w:val="0"/>
          <w:numId w:val="74"/>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Order Information</w:t>
      </w:r>
    </w:p>
    <w:p w14:paraId="72CE0176">
      <w:pPr>
        <w:numPr>
          <w:ilvl w:val="0"/>
          <w:numId w:val="74"/>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Customer Order Details</w:t>
      </w:r>
    </w:p>
    <w:p w14:paraId="641B06AC">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Outputs:</w:t>
      </w:r>
    </w:p>
    <w:p w14:paraId="7BDBE998">
      <w:pPr>
        <w:numPr>
          <w:ilvl w:val="0"/>
          <w:numId w:val="75"/>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Order Details</w:t>
      </w:r>
    </w:p>
    <w:p w14:paraId="3E9D68C0">
      <w:pPr>
        <w:numPr>
          <w:ilvl w:val="0"/>
          <w:numId w:val="75"/>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Updated Order Information</w:t>
      </w:r>
    </w:p>
    <w:p w14:paraId="37C86365">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1. Primary Actor:</w:t>
      </w:r>
    </w:p>
    <w:p w14:paraId="1D99E4C6">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Bakery Staff</w:t>
      </w:r>
    </w:p>
    <w:p w14:paraId="33EA338E">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2. Preconditions</w:t>
      </w:r>
    </w:p>
    <w:p w14:paraId="3AC8AE32">
      <w:pPr>
        <w:numPr>
          <w:ilvl w:val="0"/>
          <w:numId w:val="76"/>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Bakery staff is logged in.</w:t>
      </w:r>
    </w:p>
    <w:p w14:paraId="3FCF8550">
      <w:pPr>
        <w:numPr>
          <w:ilvl w:val="0"/>
          <w:numId w:val="76"/>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At least one customer order exists.</w:t>
      </w:r>
    </w:p>
    <w:p w14:paraId="173A1D0A">
      <w:pPr>
        <w:numPr>
          <w:ilvl w:val="0"/>
          <w:numId w:val="76"/>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Staff has permission to manage orders.</w:t>
      </w:r>
    </w:p>
    <w:p w14:paraId="2B78CD58">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3. Success Scenario</w:t>
      </w:r>
    </w:p>
    <w:p w14:paraId="546A7219">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Bakery staff logs into the system.</w:t>
      </w:r>
    </w:p>
    <w:p w14:paraId="12A80DB7">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Staff selects Manage Orders.</w:t>
      </w:r>
    </w:p>
    <w:p w14:paraId="5422D6C8">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system displays customer orders.</w:t>
      </w:r>
    </w:p>
    <w:p w14:paraId="5796A46D">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Staff selects an order.</w:t>
      </w:r>
    </w:p>
    <w:p w14:paraId="492EC768">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system displays the order details.</w:t>
      </w:r>
    </w:p>
    <w:p w14:paraId="22A4CA82">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Staff reviews or updates the order.</w:t>
      </w:r>
    </w:p>
    <w:p w14:paraId="26F99C05">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system saves the changes.</w:t>
      </w:r>
    </w:p>
    <w:p w14:paraId="50E32789">
      <w:pPr>
        <w:numPr>
          <w:ilvl w:val="0"/>
          <w:numId w:val="77"/>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system displays a confirmation message.</w:t>
      </w:r>
    </w:p>
    <w:p w14:paraId="357083B1">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4. Alternative Scenario</w:t>
      </w:r>
    </w:p>
    <w:p w14:paraId="3878FDBC">
      <w:pPr>
        <w:numPr>
          <w:ilvl w:val="0"/>
          <w:numId w:val="78"/>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selected order does not exist or has already been cancelled.</w:t>
      </w:r>
    </w:p>
    <w:p w14:paraId="14AAE65F">
      <w:pPr>
        <w:numPr>
          <w:ilvl w:val="0"/>
          <w:numId w:val="78"/>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system displays an appropriate message.</w:t>
      </w:r>
    </w:p>
    <w:p w14:paraId="7B549284">
      <w:pPr>
        <w:numPr>
          <w:ilvl w:val="0"/>
          <w:numId w:val="78"/>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Staff selects another order or returns to the order list.</w:t>
      </w:r>
    </w:p>
    <w:p w14:paraId="7685C125">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5. Postconditions</w:t>
      </w:r>
    </w:p>
    <w:p w14:paraId="044F9790">
      <w:pPr>
        <w:numPr>
          <w:ilvl w:val="0"/>
          <w:numId w:val="79"/>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selected order is successfully reviewed or updated.</w:t>
      </w:r>
    </w:p>
    <w:p w14:paraId="7C76312C">
      <w:pPr>
        <w:numPr>
          <w:ilvl w:val="0"/>
          <w:numId w:val="79"/>
        </w:num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 latest order information is stored in the system.</w:t>
      </w:r>
    </w:p>
    <w:p w14:paraId="5D495839">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sz w:val="27"/>
          <w:szCs w:val="27"/>
        </w:rPr>
        <w:pict>
          <v:rect id="_x0000_i1034" o:spt="1" style="height:1.5pt;width:0pt;" fillcolor="#A0A0A0" filled="t" stroked="f" coordsize="21600,21600" o:hr="t" o:hrstd="t" o:hralign="center">
            <v:path/>
            <v:fill on="t" focussize="0,0"/>
            <v:stroke on="f"/>
            <v:imagedata o:title=""/>
            <o:lock v:ext="edit"/>
            <w10:wrap type="none"/>
            <w10:anchorlock/>
          </v:rect>
        </w:pict>
      </w:r>
    </w:p>
    <w:p w14:paraId="61CA6AA1">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User Stories</w:t>
      </w:r>
    </w:p>
    <w:p w14:paraId="2D69A038">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User Story 1:</w:t>
      </w:r>
    </w:p>
    <w:p w14:paraId="4834563D">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As a bakery staff member, I want to manage customer orders so that I can review and update order information.</w:t>
      </w:r>
    </w:p>
    <w:p w14:paraId="1ADD5075">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 Who: I am a bakery staff member.</w:t>
      </w:r>
    </w:p>
    <w:p w14:paraId="37645A5E">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II. What: I want to review and update customer orders.</w:t>
      </w:r>
    </w:p>
    <w:p w14:paraId="1FEB9507">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III. Why: I can keep the order information up to date.</w:t>
      </w:r>
    </w:p>
    <w:p w14:paraId="2BC0EEF5">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Scenario: Successful order management</w:t>
      </w:r>
    </w:p>
    <w:p w14:paraId="239BF670">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Given: at least one customer order exists.</w:t>
      </w:r>
    </w:p>
    <w:p w14:paraId="3149DA77">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And: the bakery staff member is logged in and has permission to manage orders.</w:t>
      </w:r>
    </w:p>
    <w:p w14:paraId="794ECE69">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When: the staff member selects an order and reviews or updates it.</w:t>
      </w:r>
    </w:p>
    <w:p w14:paraId="5F518169">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Then: the system saves the changes.</w:t>
      </w:r>
    </w:p>
    <w:p w14:paraId="54DE8F4E">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And: the system displays a confirmation message.</w:t>
      </w:r>
    </w:p>
    <w:p w14:paraId="792C8E55">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sz w:val="27"/>
          <w:szCs w:val="27"/>
        </w:rPr>
        <w:pict>
          <v:rect id="_x0000_i1035" o:spt="1" style="height:1.5pt;width:0pt;" fillcolor="#A0A0A0" filled="t" stroked="f" coordsize="21600,21600" o:hr="t" o:hrstd="t" o:hralign="center">
            <v:path/>
            <v:fill on="t" focussize="0,0"/>
            <v:stroke on="f"/>
            <v:imagedata o:title=""/>
            <o:lock v:ext="edit"/>
            <w10:wrap type="none"/>
            <w10:anchorlock/>
          </v:rect>
        </w:pict>
      </w:r>
    </w:p>
    <w:p w14:paraId="3D5D3B68">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User Story 2:</w:t>
      </w:r>
    </w:p>
    <w:p w14:paraId="3CBCC73E">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As a bakery staff member, I want to be notified when a selected order does not exist or has already been cancelled so that I can select another order.</w:t>
      </w:r>
    </w:p>
    <w:p w14:paraId="313473C9">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 Who: I am a bakery staff member.</w:t>
      </w:r>
    </w:p>
    <w:p w14:paraId="444AACD4">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II. What: I want to know when the selected order is unavailable.</w:t>
      </w:r>
    </w:p>
    <w:p w14:paraId="7FD50D70">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III. Why: I can select another valid order or return to the order list.</w:t>
      </w:r>
    </w:p>
    <w:p w14:paraId="2B718C62">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Acceptance Criteria:</w:t>
      </w:r>
    </w:p>
    <w:p w14:paraId="3E234778">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Scenario: Order does not exist or is cancelled</w:t>
      </w:r>
    </w:p>
    <w:p w14:paraId="6A79A573">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Given: the selected order does not exist or has already been cancelled.</w:t>
      </w:r>
    </w:p>
    <w:p w14:paraId="57CD2B55">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When: the staff member selects the order.</w:t>
      </w:r>
    </w:p>
    <w:p w14:paraId="75042DB3">
      <w:pPr>
        <w:spacing w:before="100" w:beforeAutospacing="1" w:after="100" w:afterAutospacing="1"/>
        <w:outlineLvl w:val="2"/>
        <w:rPr>
          <w:rFonts w:ascii="Times New Roman" w:hAnsi="Times New Roman" w:eastAsia="Times New Roman" w:cs="Times New Roman"/>
          <w:b w:val="0"/>
          <w:bCs w:val="0"/>
          <w:sz w:val="27"/>
          <w:szCs w:val="27"/>
        </w:rPr>
      </w:pPr>
      <w:r>
        <w:rPr>
          <w:rFonts w:ascii="Times New Roman" w:hAnsi="Times New Roman" w:eastAsia="Times New Roman" w:cs="Times New Roman"/>
          <w:b w:val="0"/>
          <w:bCs w:val="0"/>
          <w:sz w:val="27"/>
          <w:szCs w:val="27"/>
        </w:rPr>
        <w:t>Then: the system displays an appropriate message.</w:t>
      </w:r>
    </w:p>
    <w:p w14:paraId="3C5A135B">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val="0"/>
          <w:bCs w:val="0"/>
          <w:sz w:val="27"/>
          <w:szCs w:val="27"/>
        </w:rPr>
        <w:t>And: the staff member can select another order or return to the order list.</w:t>
      </w:r>
    </w:p>
    <w:p w14:paraId="73EEBFD6">
      <w:pPr>
        <w:spacing w:before="100" w:beforeAutospacing="1" w:after="100" w:afterAutospacing="1"/>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9.Use Case Text: Manage Sales</w:t>
      </w:r>
    </w:p>
    <w:p w14:paraId="2942710D">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Inputs:</w:t>
      </w:r>
    </w:p>
    <w:p w14:paraId="74F7C062">
      <w:pPr>
        <w:numPr>
          <w:ilvl w:val="0"/>
          <w:numId w:val="8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Sales Information</w:t>
      </w:r>
    </w:p>
    <w:p w14:paraId="5F9C6670">
      <w:pPr>
        <w:numPr>
          <w:ilvl w:val="0"/>
          <w:numId w:val="8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Sales Records</w:t>
      </w:r>
    </w:p>
    <w:p w14:paraId="0E12B3D4">
      <w:pPr>
        <w:numPr>
          <w:ilvl w:val="0"/>
          <w:numId w:val="8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Sales Management Task</w:t>
      </w:r>
    </w:p>
    <w:p w14:paraId="7E897705">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Outputs:</w:t>
      </w:r>
    </w:p>
    <w:p w14:paraId="7AA8050E">
      <w:pPr>
        <w:numPr>
          <w:ilvl w:val="0"/>
          <w:numId w:val="81"/>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Sales Information</w:t>
      </w:r>
    </w:p>
    <w:p w14:paraId="1AD6EF3C">
      <w:pPr>
        <w:numPr>
          <w:ilvl w:val="0"/>
          <w:numId w:val="81"/>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Updated Sales Records</w:t>
      </w:r>
    </w:p>
    <w:p w14:paraId="42A4A218">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Primary Actor:</w:t>
      </w:r>
    </w:p>
    <w:p w14:paraId="40EB4FA1">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Bakery Staff</w:t>
      </w:r>
    </w:p>
    <w:p w14:paraId="1E5AB652">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Preconditions</w:t>
      </w:r>
    </w:p>
    <w:p w14:paraId="191131AC">
      <w:pPr>
        <w:numPr>
          <w:ilvl w:val="0"/>
          <w:numId w:val="82"/>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Bakery staff is logged in.</w:t>
      </w:r>
    </w:p>
    <w:p w14:paraId="43AB4AB5">
      <w:pPr>
        <w:numPr>
          <w:ilvl w:val="0"/>
          <w:numId w:val="82"/>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Sales records are available or the system is ready to record sales.</w:t>
      </w:r>
    </w:p>
    <w:p w14:paraId="1D5DD693">
      <w:pPr>
        <w:numPr>
          <w:ilvl w:val="0"/>
          <w:numId w:val="82"/>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has permission to manage sales.</w:t>
      </w:r>
    </w:p>
    <w:p w14:paraId="33FD908E">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Success Scenario</w:t>
      </w:r>
    </w:p>
    <w:p w14:paraId="219F788C">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Bakery staff logs into the system.</w:t>
      </w:r>
    </w:p>
    <w:p w14:paraId="7DE047FB">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selects Manage Sales.</w:t>
      </w:r>
    </w:p>
    <w:p w14:paraId="20366012">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displays sales information.</w:t>
      </w:r>
    </w:p>
    <w:p w14:paraId="61105DFD">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views or manages completed sales.</w:t>
      </w:r>
    </w:p>
    <w:p w14:paraId="4BF2AFBE">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retrieves the required sales records.</w:t>
      </w:r>
    </w:p>
    <w:p w14:paraId="384CD707">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displays the sales information.</w:t>
      </w:r>
    </w:p>
    <w:p w14:paraId="76E1FA8F">
      <w:pPr>
        <w:numPr>
          <w:ilvl w:val="0"/>
          <w:numId w:val="83"/>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completes the required sales management task.</w:t>
      </w:r>
    </w:p>
    <w:p w14:paraId="56564A0B">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Alternative Scenario</w:t>
      </w:r>
    </w:p>
    <w:p w14:paraId="476358D8">
      <w:pPr>
        <w:numPr>
          <w:ilvl w:val="0"/>
          <w:numId w:val="84"/>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No sales records are available.</w:t>
      </w:r>
    </w:p>
    <w:p w14:paraId="49542FEF">
      <w:pPr>
        <w:numPr>
          <w:ilvl w:val="0"/>
          <w:numId w:val="84"/>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displays a message that no sales data was found.</w:t>
      </w:r>
    </w:p>
    <w:p w14:paraId="3DBFB905">
      <w:pPr>
        <w:numPr>
          <w:ilvl w:val="0"/>
          <w:numId w:val="84"/>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can return to the sales page or perform another task.</w:t>
      </w:r>
    </w:p>
    <w:p w14:paraId="7F29BC72">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Postconditions</w:t>
      </w:r>
    </w:p>
    <w:p w14:paraId="7F2F5420">
      <w:pPr>
        <w:numPr>
          <w:ilvl w:val="0"/>
          <w:numId w:val="85"/>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Sales information is successfully displayed or managed.</w:t>
      </w:r>
    </w:p>
    <w:p w14:paraId="55BB536C">
      <w:pPr>
        <w:numPr>
          <w:ilvl w:val="0"/>
          <w:numId w:val="85"/>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Any valid changes are saved in the system.</w:t>
      </w:r>
    </w:p>
    <w:p w14:paraId="0E7C438F">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pict>
          <v:rect id="_x0000_i1036" o:spt="1" style="height:1.5pt;width:0pt;" fillcolor="#A0A0A0" filled="t" stroked="f" coordsize="21600,21600" o:hr="t" o:hrstd="t" o:hralign="center">
            <v:path/>
            <v:fill on="t" focussize="0,0"/>
            <v:stroke on="f"/>
            <v:imagedata o:title=""/>
            <o:lock v:ext="edit"/>
            <w10:wrap type="none"/>
            <w10:anchorlock/>
          </v:rect>
        </w:pict>
      </w:r>
    </w:p>
    <w:p w14:paraId="503878F3">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Stories</w:t>
      </w:r>
    </w:p>
    <w:p w14:paraId="2184DE5E">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Story 1:</w:t>
      </w:r>
    </w:p>
    <w:p w14:paraId="015378B2">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As a bakery staff member, I want to manage sales records so that I can view and manage completed sales.</w:t>
      </w:r>
    </w:p>
    <w:p w14:paraId="7A49EF25">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 Who:</w:t>
      </w:r>
      <w:r>
        <w:rPr>
          <w:rFonts w:ascii="Times New Roman" w:hAnsi="Times New Roman" w:eastAsia="Times New Roman" w:cs="Times New Roman"/>
          <w:sz w:val="27"/>
          <w:szCs w:val="27"/>
        </w:rPr>
        <w:t xml:space="preserve"> I am a bakery staff member.</w:t>
      </w:r>
    </w:p>
    <w:p w14:paraId="01685E46">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 What:</w:t>
      </w:r>
      <w:r>
        <w:rPr>
          <w:rFonts w:ascii="Times New Roman" w:hAnsi="Times New Roman" w:eastAsia="Times New Roman" w:cs="Times New Roman"/>
          <w:sz w:val="27"/>
          <w:szCs w:val="27"/>
        </w:rPr>
        <w:t xml:space="preserve"> I want to view and manage sales information.</w:t>
      </w:r>
    </w:p>
    <w:p w14:paraId="1BF55DCD">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III. Why:</w:t>
      </w:r>
      <w:r>
        <w:rPr>
          <w:rFonts w:ascii="Times New Roman" w:hAnsi="Times New Roman" w:eastAsia="Times New Roman" w:cs="Times New Roman"/>
          <w:sz w:val="27"/>
          <w:szCs w:val="27"/>
        </w:rPr>
        <w:t xml:space="preserve"> I can complete the required sales management tasks.</w:t>
      </w:r>
    </w:p>
    <w:p w14:paraId="2F1C480F">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Scenario: Successful sales management</w:t>
      </w:r>
    </w:p>
    <w:p w14:paraId="6B052A78">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Given:</w:t>
      </w:r>
      <w:r>
        <w:rPr>
          <w:rFonts w:ascii="Times New Roman" w:hAnsi="Times New Roman" w:eastAsia="Times New Roman" w:cs="Times New Roman"/>
          <w:sz w:val="27"/>
          <w:szCs w:val="27"/>
        </w:rPr>
        <w:t xml:space="preserve"> sales records are available or the system is ready to record sales.</w:t>
      </w:r>
    </w:p>
    <w:p w14:paraId="403B3CEF">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the bakery staff member is logged in and has permission to manage sales.</w:t>
      </w:r>
    </w:p>
    <w:p w14:paraId="3B9D7E4E">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When:</w:t>
      </w:r>
      <w:r>
        <w:rPr>
          <w:rFonts w:ascii="Times New Roman" w:hAnsi="Times New Roman" w:eastAsia="Times New Roman" w:cs="Times New Roman"/>
          <w:sz w:val="27"/>
          <w:szCs w:val="27"/>
        </w:rPr>
        <w:t xml:space="preserve"> the staff member selects Manage Sales.</w:t>
      </w:r>
    </w:p>
    <w:p w14:paraId="24035C3E">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Then:</w:t>
      </w:r>
      <w:r>
        <w:rPr>
          <w:rFonts w:ascii="Times New Roman" w:hAnsi="Times New Roman" w:eastAsia="Times New Roman" w:cs="Times New Roman"/>
          <w:sz w:val="27"/>
          <w:szCs w:val="27"/>
        </w:rPr>
        <w:t xml:space="preserve"> the system displays the required sales information.</w:t>
      </w:r>
    </w:p>
    <w:p w14:paraId="2FF66B33">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the staff member completes the required sales management task.</w:t>
      </w:r>
    </w:p>
    <w:p w14:paraId="1B7B519B">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pict>
          <v:rect id="_x0000_i1037" o:spt="1" style="height:1.5pt;width:0pt;" fillcolor="#A0A0A0" filled="t" stroked="f" coordsize="21600,21600" o:hr="t" o:hrstd="t" o:hralign="center">
            <v:path/>
            <v:fill on="t" focussize="0,0"/>
            <v:stroke on="f"/>
            <v:imagedata o:title=""/>
            <o:lock v:ext="edit"/>
            <w10:wrap type="none"/>
            <w10:anchorlock/>
          </v:rect>
        </w:pict>
      </w:r>
    </w:p>
    <w:p w14:paraId="64F6651F">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Story 2:</w:t>
      </w:r>
    </w:p>
    <w:p w14:paraId="5B9250D8">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As a bakery staff member, I want to be notified when no sales records are available so that I can return to the sales page or perform another task.</w:t>
      </w:r>
    </w:p>
    <w:p w14:paraId="17344E9B">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 Who:</w:t>
      </w:r>
      <w:r>
        <w:rPr>
          <w:rFonts w:ascii="Times New Roman" w:hAnsi="Times New Roman" w:eastAsia="Times New Roman" w:cs="Times New Roman"/>
          <w:sz w:val="27"/>
          <w:szCs w:val="27"/>
        </w:rPr>
        <w:t xml:space="preserve"> I am a bakery staff member.</w:t>
      </w:r>
    </w:p>
    <w:p w14:paraId="4CB84582">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 What:</w:t>
      </w:r>
      <w:r>
        <w:rPr>
          <w:rFonts w:ascii="Times New Roman" w:hAnsi="Times New Roman" w:eastAsia="Times New Roman" w:cs="Times New Roman"/>
          <w:sz w:val="27"/>
          <w:szCs w:val="27"/>
        </w:rPr>
        <w:t xml:space="preserve"> I want to know when no sales data is available.</w:t>
      </w:r>
    </w:p>
    <w:p w14:paraId="544F64B7">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III. Why:</w:t>
      </w:r>
      <w:r>
        <w:rPr>
          <w:rFonts w:ascii="Times New Roman" w:hAnsi="Times New Roman" w:eastAsia="Times New Roman" w:cs="Times New Roman"/>
          <w:sz w:val="27"/>
          <w:szCs w:val="27"/>
        </w:rPr>
        <w:t xml:space="preserve"> I can return to the sales page or perform another task.</w:t>
      </w:r>
    </w:p>
    <w:p w14:paraId="04D7AE2E">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Acceptance Criteria:</w:t>
      </w:r>
    </w:p>
    <w:p w14:paraId="6141CB30">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Scenario: No sales records available</w:t>
      </w:r>
    </w:p>
    <w:p w14:paraId="341CDE49">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Given:</w:t>
      </w:r>
      <w:r>
        <w:rPr>
          <w:rFonts w:ascii="Times New Roman" w:hAnsi="Times New Roman" w:eastAsia="Times New Roman" w:cs="Times New Roman"/>
          <w:sz w:val="27"/>
          <w:szCs w:val="27"/>
        </w:rPr>
        <w:t xml:space="preserve"> no sales records are available.</w:t>
      </w:r>
    </w:p>
    <w:p w14:paraId="528854EF">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When:</w:t>
      </w:r>
      <w:r>
        <w:rPr>
          <w:rFonts w:ascii="Times New Roman" w:hAnsi="Times New Roman" w:eastAsia="Times New Roman" w:cs="Times New Roman"/>
          <w:sz w:val="27"/>
          <w:szCs w:val="27"/>
        </w:rPr>
        <w:t xml:space="preserve"> the staff member selects Manage Sales.</w:t>
      </w:r>
    </w:p>
    <w:p w14:paraId="532F3A6D">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Then:</w:t>
      </w:r>
      <w:r>
        <w:rPr>
          <w:rFonts w:ascii="Times New Roman" w:hAnsi="Times New Roman" w:eastAsia="Times New Roman" w:cs="Times New Roman"/>
          <w:sz w:val="27"/>
          <w:szCs w:val="27"/>
        </w:rPr>
        <w:t xml:space="preserve"> the system displays a message that no sales data was found.</w:t>
      </w:r>
    </w:p>
    <w:p w14:paraId="55E14D20">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the staff member can return to the sales page or perform another task.</w:t>
      </w:r>
    </w:p>
    <w:p w14:paraId="59E82D72">
      <w:pPr>
        <w:spacing w:before="100" w:beforeAutospacing="1" w:after="100" w:afterAutospacing="1"/>
        <w:outlineLvl w:val="2"/>
        <w:rPr>
          <w:rFonts w:ascii="Times New Roman" w:hAnsi="Times New Roman" w:eastAsia="Times New Roman" w:cs="Times New Roman"/>
          <w:sz w:val="27"/>
          <w:szCs w:val="27"/>
        </w:rPr>
      </w:pPr>
    </w:p>
    <w:p w14:paraId="1C6F1B1C">
      <w:pPr>
        <w:spacing w:before="100" w:beforeAutospacing="1" w:after="100" w:afterAutospacing="1"/>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10.Use Case Text: Manage Delivery</w:t>
      </w:r>
    </w:p>
    <w:p w14:paraId="6D6FBE9C">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Inputs:</w:t>
      </w:r>
    </w:p>
    <w:p w14:paraId="72F064C6">
      <w:pPr>
        <w:numPr>
          <w:ilvl w:val="0"/>
          <w:numId w:val="86"/>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Order ID</w:t>
      </w:r>
    </w:p>
    <w:p w14:paraId="0B56F4BF">
      <w:pPr>
        <w:numPr>
          <w:ilvl w:val="0"/>
          <w:numId w:val="86"/>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Delivery Information</w:t>
      </w:r>
    </w:p>
    <w:p w14:paraId="21F7FDC2">
      <w:pPr>
        <w:numPr>
          <w:ilvl w:val="0"/>
          <w:numId w:val="86"/>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Delivery Details</w:t>
      </w:r>
    </w:p>
    <w:p w14:paraId="41CEC20F">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Outputs:</w:t>
      </w:r>
    </w:p>
    <w:p w14:paraId="33F79756">
      <w:pPr>
        <w:numPr>
          <w:ilvl w:val="0"/>
          <w:numId w:val="87"/>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Delivery Status</w:t>
      </w:r>
    </w:p>
    <w:p w14:paraId="3C758892">
      <w:pPr>
        <w:numPr>
          <w:ilvl w:val="0"/>
          <w:numId w:val="87"/>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Updated Delivery Information</w:t>
      </w:r>
    </w:p>
    <w:p w14:paraId="04052A13">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Primary Actor:</w:t>
      </w:r>
    </w:p>
    <w:p w14:paraId="552BD6FE">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Bakery Staff</w:t>
      </w:r>
    </w:p>
    <w:p w14:paraId="0DE3C20B">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Preconditions</w:t>
      </w:r>
    </w:p>
    <w:p w14:paraId="7597C575">
      <w:pPr>
        <w:numPr>
          <w:ilvl w:val="0"/>
          <w:numId w:val="88"/>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Bakery staff is logged in.</w:t>
      </w:r>
    </w:p>
    <w:p w14:paraId="5A7F12D0">
      <w:pPr>
        <w:numPr>
          <w:ilvl w:val="0"/>
          <w:numId w:val="88"/>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A valid order exists.</w:t>
      </w:r>
    </w:p>
    <w:p w14:paraId="58019266">
      <w:pPr>
        <w:numPr>
          <w:ilvl w:val="0"/>
          <w:numId w:val="88"/>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Delivery information can be entered or updated.</w:t>
      </w:r>
    </w:p>
    <w:p w14:paraId="4F5A2EEB">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Success Scenario</w:t>
      </w:r>
    </w:p>
    <w:p w14:paraId="51C6BB5F">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Bakery staff logs into the system.</w:t>
      </w:r>
    </w:p>
    <w:p w14:paraId="500F08B9">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selects Manage Delivery.</w:t>
      </w:r>
    </w:p>
    <w:p w14:paraId="6BCE798C">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displays orders that require delivery.</w:t>
      </w:r>
    </w:p>
    <w:p w14:paraId="6B19CF9E">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selects an order.</w:t>
      </w:r>
    </w:p>
    <w:p w14:paraId="583EBFA2">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enters or updates delivery information.</w:t>
      </w:r>
    </w:p>
    <w:p w14:paraId="7A4A7E98">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validates the delivery details.</w:t>
      </w:r>
    </w:p>
    <w:p w14:paraId="16E777C5">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saves the delivery information.</w:t>
      </w:r>
    </w:p>
    <w:p w14:paraId="48EA7F6E">
      <w:pPr>
        <w:numPr>
          <w:ilvl w:val="0"/>
          <w:numId w:val="89"/>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displays a confirmation message.</w:t>
      </w:r>
    </w:p>
    <w:p w14:paraId="67278802">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Alternative Scenario</w:t>
      </w:r>
    </w:p>
    <w:p w14:paraId="7299A7E3">
      <w:pPr>
        <w:numPr>
          <w:ilvl w:val="0"/>
          <w:numId w:val="9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delivery information is incomplete or invalid.</w:t>
      </w:r>
    </w:p>
    <w:p w14:paraId="0BCAB6A4">
      <w:pPr>
        <w:numPr>
          <w:ilvl w:val="0"/>
          <w:numId w:val="9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displays an error message.</w:t>
      </w:r>
    </w:p>
    <w:p w14:paraId="7ACD58C3">
      <w:pPr>
        <w:numPr>
          <w:ilvl w:val="0"/>
          <w:numId w:val="9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Staff corrects the delivery information.</w:t>
      </w:r>
    </w:p>
    <w:p w14:paraId="32D330F8">
      <w:pPr>
        <w:numPr>
          <w:ilvl w:val="0"/>
          <w:numId w:val="90"/>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system saves the corrected information.</w:t>
      </w:r>
    </w:p>
    <w:p w14:paraId="6B0A64F2">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Postconditions</w:t>
      </w:r>
    </w:p>
    <w:p w14:paraId="08CF835D">
      <w:pPr>
        <w:numPr>
          <w:ilvl w:val="0"/>
          <w:numId w:val="91"/>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Delivery information is successfully saved.</w:t>
      </w:r>
    </w:p>
    <w:p w14:paraId="1BEF4C8C">
      <w:pPr>
        <w:numPr>
          <w:ilvl w:val="0"/>
          <w:numId w:val="91"/>
        </w:num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The order contains the latest delivery details.</w:t>
      </w:r>
    </w:p>
    <w:p w14:paraId="46584E75">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pict>
          <v:rect id="_x0000_i1038" o:spt="1" style="height:1.5pt;width:0pt;" fillcolor="#A0A0A0" filled="t" stroked="f" coordsize="21600,21600" o:hr="t" o:hrstd="t" o:hralign="center">
            <v:path/>
            <v:fill on="t" focussize="0,0"/>
            <v:stroke on="f"/>
            <v:imagedata o:title=""/>
            <o:lock v:ext="edit"/>
            <w10:wrap type="none"/>
            <w10:anchorlock/>
          </v:rect>
        </w:pict>
      </w:r>
    </w:p>
    <w:p w14:paraId="44C6AFCD">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Stories</w:t>
      </w:r>
    </w:p>
    <w:p w14:paraId="15532863">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Story 1:</w:t>
      </w:r>
    </w:p>
    <w:p w14:paraId="32411A6F">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As a bakery staff member, I want to manage delivery information so that I can keep the delivery details of customer orders updated.</w:t>
      </w:r>
    </w:p>
    <w:p w14:paraId="069FDE35">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 Who:</w:t>
      </w:r>
      <w:r>
        <w:rPr>
          <w:rFonts w:ascii="Times New Roman" w:hAnsi="Times New Roman" w:eastAsia="Times New Roman" w:cs="Times New Roman"/>
          <w:sz w:val="27"/>
          <w:szCs w:val="27"/>
        </w:rPr>
        <w:t xml:space="preserve"> I am a bakery staff member.</w:t>
      </w:r>
    </w:p>
    <w:p w14:paraId="3E1C4E7A">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 What:</w:t>
      </w:r>
      <w:r>
        <w:rPr>
          <w:rFonts w:ascii="Times New Roman" w:hAnsi="Times New Roman" w:eastAsia="Times New Roman" w:cs="Times New Roman"/>
          <w:sz w:val="27"/>
          <w:szCs w:val="27"/>
        </w:rPr>
        <w:t xml:space="preserve"> I want to enter or update delivery information.</w:t>
      </w:r>
    </w:p>
    <w:p w14:paraId="5EFB7323">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III. Why:</w:t>
      </w:r>
      <w:r>
        <w:rPr>
          <w:rFonts w:ascii="Times New Roman" w:hAnsi="Times New Roman" w:eastAsia="Times New Roman" w:cs="Times New Roman"/>
          <w:sz w:val="27"/>
          <w:szCs w:val="27"/>
        </w:rPr>
        <w:t xml:space="preserve"> I can keep the order's delivery details up to date.</w:t>
      </w:r>
    </w:p>
    <w:p w14:paraId="6F7CF73B">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Scenario: Successful delivery management</w:t>
      </w:r>
    </w:p>
    <w:p w14:paraId="28257365">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Given:</w:t>
      </w:r>
      <w:r>
        <w:rPr>
          <w:rFonts w:ascii="Times New Roman" w:hAnsi="Times New Roman" w:eastAsia="Times New Roman" w:cs="Times New Roman"/>
          <w:sz w:val="27"/>
          <w:szCs w:val="27"/>
        </w:rPr>
        <w:t xml:space="preserve"> a valid customer order exists.</w:t>
      </w:r>
    </w:p>
    <w:p w14:paraId="3FC89EF7">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delivery information can be entered or updated.</w:t>
      </w:r>
    </w:p>
    <w:p w14:paraId="0E874931">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When:</w:t>
      </w:r>
      <w:r>
        <w:rPr>
          <w:rFonts w:ascii="Times New Roman" w:hAnsi="Times New Roman" w:eastAsia="Times New Roman" w:cs="Times New Roman"/>
          <w:sz w:val="27"/>
          <w:szCs w:val="27"/>
        </w:rPr>
        <w:t xml:space="preserve"> the staff member selects an order and enters or updates the delivery information.</w:t>
      </w:r>
    </w:p>
    <w:p w14:paraId="770FA002">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Then:</w:t>
      </w:r>
      <w:r>
        <w:rPr>
          <w:rFonts w:ascii="Times New Roman" w:hAnsi="Times New Roman" w:eastAsia="Times New Roman" w:cs="Times New Roman"/>
          <w:sz w:val="27"/>
          <w:szCs w:val="27"/>
        </w:rPr>
        <w:t xml:space="preserve"> the system validates and saves the delivery details.</w:t>
      </w:r>
    </w:p>
    <w:p w14:paraId="2D7A6A4F">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the system displays a confirmation message.</w:t>
      </w:r>
    </w:p>
    <w:p w14:paraId="4C4D1CA9">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pict>
          <v:rect id="_x0000_i1039" o:spt="1" style="height:1.5pt;width:0pt;" fillcolor="#A0A0A0" filled="t" stroked="f" coordsize="21600,21600" o:hr="t" o:hrstd="t" o:hralign="center">
            <v:path/>
            <v:fill on="t" focussize="0,0"/>
            <v:stroke on="f"/>
            <v:imagedata o:title=""/>
            <o:lock v:ext="edit"/>
            <w10:wrap type="none"/>
            <w10:anchorlock/>
          </v:rect>
        </w:pict>
      </w:r>
    </w:p>
    <w:p w14:paraId="45514F91">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Story 2:</w:t>
      </w:r>
    </w:p>
    <w:p w14:paraId="5B665527">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sz w:val="27"/>
          <w:szCs w:val="27"/>
        </w:rPr>
        <w:t>As a bakery staff member, I want to be notified when delivery information is incomplete or invalid so that I can correct it.</w:t>
      </w:r>
    </w:p>
    <w:p w14:paraId="7FDD8D16">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 Who:</w:t>
      </w:r>
      <w:r>
        <w:rPr>
          <w:rFonts w:ascii="Times New Roman" w:hAnsi="Times New Roman" w:eastAsia="Times New Roman" w:cs="Times New Roman"/>
          <w:sz w:val="27"/>
          <w:szCs w:val="27"/>
        </w:rPr>
        <w:t xml:space="preserve"> I am a bakery staff member.</w:t>
      </w:r>
    </w:p>
    <w:p w14:paraId="717A6F9D">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 What:</w:t>
      </w:r>
      <w:r>
        <w:rPr>
          <w:rFonts w:ascii="Times New Roman" w:hAnsi="Times New Roman" w:eastAsia="Times New Roman" w:cs="Times New Roman"/>
          <w:sz w:val="27"/>
          <w:szCs w:val="27"/>
        </w:rPr>
        <w:t xml:space="preserve"> I want to know when delivery information is invalid.</w:t>
      </w:r>
    </w:p>
    <w:p w14:paraId="0118C629">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III. Why:</w:t>
      </w:r>
      <w:r>
        <w:rPr>
          <w:rFonts w:ascii="Times New Roman" w:hAnsi="Times New Roman" w:eastAsia="Times New Roman" w:cs="Times New Roman"/>
          <w:sz w:val="27"/>
          <w:szCs w:val="27"/>
        </w:rPr>
        <w:t xml:space="preserve"> I can correct the delivery information before saving it.</w:t>
      </w:r>
    </w:p>
    <w:p w14:paraId="2E76CA91">
      <w:pPr>
        <w:spacing w:before="100" w:beforeAutospacing="1" w:after="100" w:afterAutospacing="1"/>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Acceptance Criteria:</w:t>
      </w:r>
    </w:p>
    <w:p w14:paraId="1E45F4F2">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Scenario: Invalid delivery information</w:t>
      </w:r>
    </w:p>
    <w:p w14:paraId="7CD2A5D7">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Given:</w:t>
      </w:r>
      <w:r>
        <w:rPr>
          <w:rFonts w:ascii="Times New Roman" w:hAnsi="Times New Roman" w:eastAsia="Times New Roman" w:cs="Times New Roman"/>
          <w:sz w:val="27"/>
          <w:szCs w:val="27"/>
        </w:rPr>
        <w:t xml:space="preserve"> the delivery information is incomplete or invalid.</w:t>
      </w:r>
    </w:p>
    <w:p w14:paraId="38311AF6">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When:</w:t>
      </w:r>
      <w:r>
        <w:rPr>
          <w:rFonts w:ascii="Times New Roman" w:hAnsi="Times New Roman" w:eastAsia="Times New Roman" w:cs="Times New Roman"/>
          <w:sz w:val="27"/>
          <w:szCs w:val="27"/>
        </w:rPr>
        <w:t xml:space="preserve"> the staff member submits the delivery information.</w:t>
      </w:r>
    </w:p>
    <w:p w14:paraId="4EE4162D">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Then:</w:t>
      </w:r>
      <w:r>
        <w:rPr>
          <w:rFonts w:ascii="Times New Roman" w:hAnsi="Times New Roman" w:eastAsia="Times New Roman" w:cs="Times New Roman"/>
          <w:sz w:val="27"/>
          <w:szCs w:val="27"/>
        </w:rPr>
        <w:t xml:space="preserve"> the system displays an error message.</w:t>
      </w:r>
    </w:p>
    <w:p w14:paraId="1F3388C7">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the staff member can correct the delivery information.</w:t>
      </w:r>
    </w:p>
    <w:p w14:paraId="1712F843">
      <w:pPr>
        <w:spacing w:before="100" w:beforeAutospacing="1" w:after="100" w:afterAutospacing="1"/>
        <w:outlineLvl w:val="2"/>
        <w:rPr>
          <w:rFonts w:ascii="Times New Roman" w:hAnsi="Times New Roman" w:eastAsia="Times New Roman" w:cs="Times New Roman"/>
          <w:sz w:val="27"/>
          <w:szCs w:val="27"/>
        </w:rPr>
      </w:pPr>
      <w:r>
        <w:rPr>
          <w:rFonts w:ascii="Times New Roman" w:hAnsi="Times New Roman" w:eastAsia="Times New Roman" w:cs="Times New Roman"/>
          <w:b/>
          <w:bCs/>
          <w:sz w:val="27"/>
          <w:szCs w:val="27"/>
        </w:rPr>
        <w:t>And:</w:t>
      </w:r>
      <w:r>
        <w:rPr>
          <w:rFonts w:ascii="Times New Roman" w:hAnsi="Times New Roman" w:eastAsia="Times New Roman" w:cs="Times New Roman"/>
          <w:sz w:val="27"/>
          <w:szCs w:val="27"/>
        </w:rPr>
        <w:t xml:space="preserve"> the system saves the corrected information.</w:t>
      </w:r>
    </w:p>
    <w:p w14:paraId="50169785">
      <w:pPr>
        <w:spacing w:before="100" w:beforeAutospacing="1" w:after="100" w:afterAutospacing="1"/>
        <w:outlineLvl w:val="2"/>
        <w:rPr>
          <w:rFonts w:ascii="Times New Roman" w:hAnsi="Times New Roman" w:eastAsia="Times New Roman" w:cs="Times New Roman"/>
          <w:b w:val="0"/>
          <w:bCs w:val="0"/>
          <w:sz w:val="27"/>
          <w:szCs w:val="27"/>
        </w:rPr>
      </w:pPr>
    </w:p>
    <w:p w14:paraId="60F5154E">
      <w:pPr>
        <w:spacing w:before="100" w:beforeAutospacing="1" w:after="100" w:afterAutospacing="1"/>
        <w:outlineLvl w:val="2"/>
        <w:rPr>
          <w:rFonts w:ascii="Times New Roman" w:hAnsi="Times New Roman" w:eastAsia="Times New Roman" w:cs="Times New Roman"/>
          <w:b/>
          <w:bCs/>
          <w:sz w:val="27"/>
          <w:szCs w:val="27"/>
        </w:rPr>
      </w:pPr>
    </w:p>
    <w:p w14:paraId="7630E179">
      <w:pPr>
        <w:pStyle w:val="41"/>
        <w:numPr>
          <w:ilvl w:val="0"/>
          <w:numId w:val="92"/>
        </w:numPr>
        <w:spacing w:before="100" w:beforeAutospacing="1" w:after="100" w:afterAutospacing="1" w:line="240" w:lineRule="auto"/>
        <w:outlineLvl w:val="1"/>
        <w:rPr>
          <w:rStyle w:val="28"/>
          <w:rFonts w:ascii="Times New Roman" w:hAnsi="Times New Roman" w:eastAsia="Times New Roman" w:cs="Times New Roman"/>
          <w:sz w:val="36"/>
          <w:szCs w:val="36"/>
        </w:rPr>
      </w:pPr>
      <w:bookmarkStart w:id="18" w:name="_Toc193890198"/>
      <w:r>
        <w:rPr>
          <w:rFonts w:ascii="Times New Roman" w:hAnsi="Times New Roman" w:eastAsia="Times New Roman" w:cs="Times New Roman"/>
          <w:b/>
          <w:bCs/>
          <w:sz w:val="36"/>
          <w:szCs w:val="36"/>
        </w:rPr>
        <w:t xml:space="preserve"> </w:t>
      </w:r>
      <w:r>
        <w:rPr>
          <w:rStyle w:val="28"/>
        </w:rPr>
        <w:t>Non-Functional Requirements</w:t>
      </w:r>
      <w:bookmarkEnd w:id="18"/>
    </w:p>
    <w:p w14:paraId="4C46D0B3">
      <w:pPr>
        <w:pStyle w:val="41"/>
        <w:spacing w:before="100" w:beforeAutospacing="1" w:after="100" w:afterAutospacing="1" w:line="240" w:lineRule="auto"/>
        <w:outlineLvl w:val="1"/>
        <w:rPr>
          <w:rFonts w:ascii="Times New Roman" w:hAnsi="Times New Roman" w:eastAsia="Times New Roman" w:cs="Times New Roman"/>
          <w:b/>
          <w:bCs/>
          <w:sz w:val="36"/>
          <w:szCs w:val="36"/>
        </w:rPr>
      </w:pPr>
    </w:p>
    <w:p w14:paraId="53C132AD">
      <w:pPr>
        <w:pStyle w:val="41"/>
        <w:numPr>
          <w:ilvl w:val="0"/>
          <w:numId w:val="93"/>
        </w:numPr>
        <w:spacing w:before="100" w:beforeAutospacing="1" w:after="100" w:afterAutospacing="1" w:line="240" w:lineRule="auto"/>
        <w:outlineLvl w:val="2"/>
        <w:rPr>
          <w:rFonts w:ascii="Times New Roman" w:hAnsi="Times New Roman" w:eastAsia="Times New Roman" w:cs="Times New Roman"/>
          <w:b/>
          <w:bCs/>
          <w:sz w:val="27"/>
          <w:szCs w:val="27"/>
        </w:rPr>
      </w:pPr>
      <w:bookmarkStart w:id="19" w:name="_Toc193890199"/>
      <w:r>
        <w:rPr>
          <w:rStyle w:val="29"/>
        </w:rPr>
        <w:t xml:space="preserve"> Performance Requirements</w:t>
      </w:r>
      <w:bookmarkEnd w:id="19"/>
    </w:p>
    <w:p w14:paraId="6AB7750B">
      <w:pPr>
        <w:numPr>
          <w:ilvl w:val="0"/>
          <w:numId w:val="0"/>
        </w:numPr>
        <w:tabs>
          <w:tab w:val="left" w:pos="990"/>
        </w:tabs>
        <w:spacing w:before="100" w:beforeAutospacing="1" w:after="100" w:afterAutospacing="1" w:line="240" w:lineRule="auto"/>
        <w:ind w:left="990" w:firstLine="0"/>
        <w:jc w:val="both"/>
        <w:rPr>
          <w:rFonts w:ascii="Times New Roman" w:hAnsi="Times New Roman" w:eastAsia="Times New Roman" w:cs="Times New Roman"/>
          <w:sz w:val="24"/>
          <w:szCs w:val="24"/>
        </w:rPr>
        <w:pPrChange w:id="36" w:author="Sayed Mehmood [2]" w:date="2026-10-07T20:23:18Z">
          <w:pPr>
            <w:numPr>
              <w:ilvl w:val="0"/>
              <w:numId w:val="0"/>
            </w:numPr>
            <w:tabs>
              <w:tab w:val="left" w:pos="990"/>
            </w:tabs>
            <w:spacing w:before="100" w:beforeAutospacing="1" w:after="100" w:afterAutospacing="1" w:line="240" w:lineRule="auto"/>
            <w:ind w:left="990" w:firstLine="0"/>
          </w:pPr>
        </w:pPrChange>
      </w:pPr>
    </w:p>
    <w:p w14:paraId="61BE23FD">
      <w:pPr>
        <w:numPr>
          <w:ilvl w:val="0"/>
          <w:numId w:val="94"/>
        </w:numPr>
        <w:tabs>
          <w:tab w:val="left" w:pos="720"/>
          <w:tab w:val="clear" w:pos="990"/>
        </w:tabs>
        <w:spacing w:before="100" w:beforeAutospacing="1" w:after="100" w:afterAutospacing="1" w:line="360" w:lineRule="auto"/>
        <w:ind w:left="720"/>
        <w:jc w:val="both"/>
        <w:rPr>
          <w:rFonts w:ascii="Times New Roman" w:hAnsi="Times New Roman" w:eastAsia="Times New Roman" w:cs="Times New Roman"/>
          <w:sz w:val="24"/>
          <w:szCs w:val="24"/>
        </w:rPr>
        <w:pPrChange w:id="37" w:author="Sayed Mehmood [2]" w:date="2026-10-07T20:23:29Z">
          <w:pPr>
            <w:numPr>
              <w:ilvl w:val="0"/>
              <w:numId w:val="94"/>
            </w:numPr>
            <w:tabs>
              <w:tab w:val="left" w:pos="720"/>
              <w:tab w:val="clear" w:pos="990"/>
            </w:tabs>
            <w:spacing w:before="100" w:beforeAutospacing="1" w:after="100" w:afterAutospacing="1" w:line="240" w:lineRule="auto"/>
            <w:ind w:left="720"/>
          </w:pPr>
        </w:pPrChange>
      </w:pPr>
      <w:r>
        <w:rPr>
          <w:rFonts w:ascii="Times New Roman" w:hAnsi="Times New Roman" w:eastAsia="Times New Roman" w:cs="Times New Roman"/>
          <w:sz w:val="24"/>
          <w:szCs w:val="24"/>
        </w:rPr>
        <w:t>The system must process user registration and project submission requests within 2 seconds.</w:t>
      </w:r>
    </w:p>
    <w:p w14:paraId="56779832">
      <w:pPr>
        <w:numPr>
          <w:ilvl w:val="0"/>
          <w:numId w:val="94"/>
        </w:numPr>
        <w:tabs>
          <w:tab w:val="left" w:pos="720"/>
          <w:tab w:val="clear" w:pos="990"/>
        </w:tabs>
        <w:spacing w:before="100" w:beforeAutospacing="1" w:after="100" w:afterAutospacing="1" w:line="360" w:lineRule="auto"/>
        <w:ind w:left="720"/>
        <w:jc w:val="both"/>
        <w:rPr>
          <w:rFonts w:ascii="Times New Roman" w:hAnsi="Times New Roman" w:eastAsia="Times New Roman" w:cs="Times New Roman"/>
          <w:sz w:val="24"/>
          <w:szCs w:val="24"/>
        </w:rPr>
        <w:pPrChange w:id="38" w:author="Sayed Mehmood [2]" w:date="2026-10-07T20:23:29Z">
          <w:pPr>
            <w:numPr>
              <w:ilvl w:val="0"/>
              <w:numId w:val="94"/>
            </w:numPr>
            <w:tabs>
              <w:tab w:val="left" w:pos="720"/>
              <w:tab w:val="clear" w:pos="990"/>
            </w:tabs>
            <w:spacing w:before="100" w:beforeAutospacing="1" w:after="100" w:afterAutospacing="1" w:line="240" w:lineRule="auto"/>
            <w:ind w:left="720"/>
          </w:pPr>
        </w:pPrChange>
      </w:pPr>
      <w:r>
        <w:rPr>
          <w:rFonts w:ascii="Times New Roman" w:hAnsi="Times New Roman" w:eastAsia="Times New Roman" w:cs="Times New Roman"/>
          <w:sz w:val="24"/>
          <w:szCs w:val="24"/>
        </w:rPr>
        <w:t>Work product uploads and version control operations should complete within 3 seconds.</w:t>
      </w:r>
    </w:p>
    <w:p w14:paraId="45169699">
      <w:pPr>
        <w:numPr>
          <w:ilvl w:val="0"/>
          <w:numId w:val="94"/>
        </w:numPr>
        <w:tabs>
          <w:tab w:val="left" w:pos="720"/>
          <w:tab w:val="clear" w:pos="990"/>
        </w:tabs>
        <w:spacing w:before="100" w:beforeAutospacing="1" w:after="100" w:afterAutospacing="1" w:line="360" w:lineRule="auto"/>
        <w:ind w:left="720"/>
        <w:jc w:val="both"/>
        <w:rPr>
          <w:rFonts w:ascii="Times New Roman" w:hAnsi="Times New Roman" w:eastAsia="Times New Roman" w:cs="Times New Roman"/>
          <w:sz w:val="24"/>
          <w:szCs w:val="24"/>
        </w:rPr>
        <w:pPrChange w:id="39" w:author="Sayed Mehmood [2]" w:date="2026-10-07T20:23:29Z">
          <w:pPr>
            <w:numPr>
              <w:ilvl w:val="0"/>
              <w:numId w:val="94"/>
            </w:numPr>
            <w:tabs>
              <w:tab w:val="left" w:pos="720"/>
              <w:tab w:val="clear" w:pos="990"/>
            </w:tabs>
            <w:spacing w:before="100" w:beforeAutospacing="1" w:after="100" w:afterAutospacing="1" w:line="240" w:lineRule="auto"/>
            <w:ind w:left="720"/>
          </w:pPr>
        </w:pPrChange>
      </w:pPr>
      <w:r>
        <w:rPr>
          <w:rFonts w:ascii="Times New Roman" w:hAnsi="Times New Roman" w:eastAsia="Times New Roman" w:cs="Times New Roman"/>
          <w:sz w:val="24"/>
          <w:szCs w:val="24"/>
        </w:rPr>
        <w:t>Feedback submissions must be processed and displayed within 2 seconds.</w:t>
      </w:r>
    </w:p>
    <w:p w14:paraId="7B524EE1">
      <w:pPr>
        <w:numPr>
          <w:ilvl w:val="0"/>
          <w:numId w:val="94"/>
        </w:numPr>
        <w:tabs>
          <w:tab w:val="left" w:pos="720"/>
          <w:tab w:val="clear" w:pos="990"/>
        </w:tabs>
        <w:spacing w:before="100" w:beforeAutospacing="1" w:after="100" w:afterAutospacing="1" w:line="360" w:lineRule="auto"/>
        <w:ind w:left="720" w:hanging="360"/>
        <w:jc w:val="both"/>
        <w:rPr>
          <w:rFonts w:ascii="Times New Roman" w:hAnsi="Times New Roman" w:eastAsia="Times New Roman" w:cs="Times New Roman"/>
          <w:sz w:val="24"/>
          <w:szCs w:val="24"/>
        </w:rPr>
        <w:pPrChange w:id="40" w:author="Sayed Mehmood [2]" w:date="2026-10-07T20:23:29Z">
          <w:pPr>
            <w:numPr>
              <w:ilvl w:val="0"/>
              <w:numId w:val="94"/>
            </w:numPr>
            <w:tabs>
              <w:tab w:val="left" w:pos="720"/>
              <w:tab w:val="clear" w:pos="990"/>
            </w:tabs>
            <w:spacing w:before="100" w:beforeAutospacing="1" w:after="100" w:afterAutospacing="1" w:line="240" w:lineRule="auto"/>
            <w:ind w:left="720" w:hanging="360"/>
          </w:pPr>
        </w:pPrChange>
      </w:pPr>
      <w:r>
        <w:rPr>
          <w:rFonts w:ascii="Times New Roman" w:hAnsi="Times New Roman" w:eastAsia="Times New Roman" w:cs="Times New Roman"/>
          <w:sz w:val="24"/>
          <w:szCs w:val="24"/>
        </w:rPr>
        <w:t>The system should support concurrent users (students and supervisors) without performance degradation.</w:t>
      </w:r>
    </w:p>
    <w:p w14:paraId="1684CB41">
      <w:pPr>
        <w:pStyle w:val="41"/>
        <w:numPr>
          <w:ilvl w:val="-1"/>
          <w:numId w:val="0"/>
        </w:numPr>
        <w:spacing w:before="100" w:beforeAutospacing="1" w:after="100" w:afterAutospacing="1" w:line="240" w:lineRule="auto"/>
        <w:ind w:left="0" w:firstLine="0"/>
        <w:outlineLvl w:val="2"/>
        <w:rPr>
          <w:rFonts w:ascii="Times New Roman" w:hAnsi="Times New Roman" w:eastAsia="Times New Roman" w:cs="Times New Roman"/>
          <w:b/>
          <w:bCs/>
          <w:sz w:val="27"/>
          <w:szCs w:val="27"/>
        </w:rPr>
        <w:pPrChange w:id="41" w:author="Sayed Mehmood [2]" w:date="2026-10-07T20:23:42Z">
          <w:pPr>
            <w:pStyle w:val="41"/>
            <w:numPr>
              <w:ilvl w:val="0"/>
              <w:numId w:val="94"/>
            </w:numPr>
            <w:spacing w:before="100" w:beforeAutospacing="1" w:after="100" w:afterAutospacing="1" w:line="240" w:lineRule="auto"/>
            <w:outlineLvl w:val="2"/>
          </w:pPr>
        </w:pPrChange>
      </w:pPr>
      <w:bookmarkStart w:id="20" w:name="_Toc193890200"/>
      <w:r>
        <w:rPr>
          <w:rStyle w:val="29"/>
        </w:rPr>
        <w:t xml:space="preserve"> Security Requirements</w:t>
      </w:r>
      <w:bookmarkEnd w:id="20"/>
    </w:p>
    <w:p w14:paraId="76A93984">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2" w:author="Sayed Mehmood [2]" w:date="2026-10-07T20:24:05Z">
          <w:pPr>
            <w:numPr>
              <w:ilvl w:val="0"/>
              <w:numId w:val="95"/>
            </w:numPr>
            <w:spacing w:before="100" w:beforeAutospacing="1" w:after="100" w:afterAutospacing="1" w:line="240" w:lineRule="auto"/>
          </w:pPr>
        </w:pPrChange>
      </w:pPr>
      <w:bookmarkStart w:id="21" w:name="_Toc193890201"/>
      <w:r>
        <w:rPr>
          <w:rFonts w:ascii="Times New Roman" w:hAnsi="Times New Roman" w:eastAsia="Times New Roman" w:cs="Times New Roman"/>
          <w:sz w:val="24"/>
          <w:szCs w:val="24"/>
        </w:rPr>
        <w:t xml:space="preserve">The system must display available bakery products and product details within </w:t>
      </w:r>
      <w:r>
        <w:rPr>
          <w:rFonts w:ascii="Times New Roman" w:hAnsi="Times New Roman" w:eastAsia="Times New Roman" w:cs="Times New Roman"/>
          <w:b/>
          <w:bCs/>
          <w:sz w:val="24"/>
          <w:szCs w:val="24"/>
        </w:rPr>
        <w:t xml:space="preserve">2 </w:t>
      </w:r>
      <w:r>
        <w:rPr>
          <w:rFonts w:ascii="Times New Roman" w:hAnsi="Times New Roman" w:eastAsia="Times New Roman" w:cs="Times New Roman"/>
          <w:sz w:val="24"/>
          <w:szCs w:val="24"/>
        </w:rPr>
        <w:t xml:space="preserve">seconds. </w:t>
      </w:r>
    </w:p>
    <w:p w14:paraId="5510619E">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3" w:author="Sayed Mehmood [2]" w:date="2026-10-07T20:24:05Z">
          <w:pPr>
            <w:numPr>
              <w:ilvl w:val="0"/>
              <w:numId w:val="95"/>
            </w:numPr>
            <w:spacing w:before="100" w:beforeAutospacing="1" w:after="100" w:afterAutospacing="1" w:line="240" w:lineRule="auto"/>
          </w:pPr>
        </w:pPrChange>
      </w:pPr>
      <w:r>
        <w:rPr>
          <w:rFonts w:ascii="Times New Roman" w:hAnsi="Times New Roman" w:eastAsia="Times New Roman" w:cs="Times New Roman"/>
          <w:sz w:val="24"/>
          <w:szCs w:val="24"/>
        </w:rPr>
        <w:t xml:space="preserve"> Customer order requests should be processed and order confirmation should be displayed within 3 seconds. </w:t>
      </w:r>
    </w:p>
    <w:p w14:paraId="707DD8C4">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4" w:author="Sayed Mehmood [2]" w:date="2026-10-07T20:24:05Z">
          <w:pPr>
            <w:numPr>
              <w:ilvl w:val="0"/>
              <w:numId w:val="95"/>
            </w:numPr>
            <w:spacing w:before="100" w:beforeAutospacing="1" w:after="100" w:afterAutospacing="1" w:line="240" w:lineRule="auto"/>
          </w:pPr>
        </w:pPrChange>
      </w:pPr>
      <w:r>
        <w:rPr>
          <w:rFonts w:ascii="Times New Roman" w:hAnsi="Times New Roman" w:eastAsia="Times New Roman" w:cs="Times New Roman"/>
          <w:sz w:val="24"/>
          <w:szCs w:val="24"/>
        </w:rPr>
        <w:t xml:space="preserve"> Payment requests must be processed and the payment status should be displayed within 3 seconds. </w:t>
      </w:r>
    </w:p>
    <w:p w14:paraId="26F1C666">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5" w:author="Sayed Mehmood [2]" w:date="2026-10-07T20:24:05Z">
          <w:pPr>
            <w:numPr>
              <w:ilvl w:val="0"/>
              <w:numId w:val="95"/>
            </w:numPr>
            <w:spacing w:before="100" w:beforeAutospacing="1" w:after="100" w:afterAutospacing="1" w:line="240" w:lineRule="auto"/>
          </w:pPr>
        </w:pPrChange>
      </w:pPr>
      <w:r>
        <w:rPr>
          <w:rFonts w:ascii="Times New Roman" w:hAnsi="Times New Roman" w:eastAsia="Times New Roman" w:cs="Times New Roman"/>
          <w:sz w:val="24"/>
          <w:szCs w:val="24"/>
        </w:rPr>
        <w:t xml:space="preserve">  The system should process order booking and display the booking confirmation within 3 seconds. </w:t>
      </w:r>
    </w:p>
    <w:p w14:paraId="2454FFD0">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6" w:author="Sayed Mehmood [2]" w:date="2026-10-07T20:24:05Z">
          <w:pPr>
            <w:numPr>
              <w:ilvl w:val="0"/>
              <w:numId w:val="95"/>
            </w:numPr>
            <w:spacing w:before="100" w:beforeAutospacing="1" w:after="100" w:afterAutospacing="1" w:line="240" w:lineRule="auto"/>
          </w:pPr>
        </w:pPrChange>
      </w:pPr>
      <w:r>
        <w:rPr>
          <w:rFonts w:ascii="Times New Roman" w:hAnsi="Times New Roman" w:eastAsia="Times New Roman" w:cs="Times New Roman"/>
          <w:sz w:val="24"/>
          <w:szCs w:val="24"/>
        </w:rPr>
        <w:t xml:space="preserve">  The system should support multiple customers and bakery staff using the system concurrently without significant performance degradation. </w:t>
      </w:r>
    </w:p>
    <w:p w14:paraId="6BE69059">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7" w:author="Sayed Mehmood [2]" w:date="2026-10-07T20:24:05Z">
          <w:pPr>
            <w:numPr>
              <w:ilvl w:val="0"/>
              <w:numId w:val="95"/>
            </w:numPr>
            <w:spacing w:before="100" w:beforeAutospacing="1" w:after="100" w:afterAutospacing="1" w:line="240" w:lineRule="auto"/>
          </w:pPr>
        </w:pPrChange>
      </w:pPr>
      <w:r>
        <w:rPr>
          <w:rFonts w:ascii="Times New Roman" w:hAnsi="Times New Roman" w:eastAsia="Times New Roman" w:cs="Times New Roman"/>
          <w:sz w:val="24"/>
          <w:szCs w:val="24"/>
        </w:rPr>
        <w:t xml:space="preserve">  Order status, delivery information, and sales information should be retrieved and displayed within 2 seconds. </w:t>
      </w:r>
    </w:p>
    <w:p w14:paraId="635A60FD">
      <w:pPr>
        <w:numPr>
          <w:ilvl w:val="0"/>
          <w:numId w:val="95"/>
        </w:numPr>
        <w:spacing w:before="100" w:beforeAutospacing="1" w:after="100" w:afterAutospacing="1" w:line="360" w:lineRule="auto"/>
        <w:jc w:val="both"/>
        <w:rPr>
          <w:rFonts w:ascii="Times New Roman" w:hAnsi="Times New Roman" w:eastAsia="Times New Roman" w:cs="Times New Roman"/>
          <w:sz w:val="24"/>
          <w:szCs w:val="24"/>
        </w:rPr>
        <w:pPrChange w:id="48" w:author="Sayed Mehmood [2]" w:date="2026-10-07T20:24:05Z">
          <w:pPr>
            <w:numPr>
              <w:ilvl w:val="0"/>
              <w:numId w:val="95"/>
            </w:numPr>
            <w:spacing w:before="100" w:beforeAutospacing="1" w:after="100" w:afterAutospacing="1" w:line="240" w:lineRule="auto"/>
          </w:pPr>
        </w:pPrChange>
      </w:pPr>
      <w:r>
        <w:rPr>
          <w:rFonts w:ascii="Times New Roman" w:hAnsi="Times New Roman" w:eastAsia="Times New Roman" w:cs="Times New Roman"/>
          <w:sz w:val="24"/>
          <w:szCs w:val="24"/>
        </w:rPr>
        <w:t xml:space="preserve">  Product, order, and delivery information updates should be saved within 3 seconds.</w:t>
      </w:r>
    </w:p>
    <w:p w14:paraId="5F2B2C59">
      <w:pPr>
        <w:pStyle w:val="41"/>
        <w:numPr>
          <w:ilvl w:val="-1"/>
          <w:numId w:val="0"/>
        </w:numPr>
        <w:spacing w:before="100" w:beforeAutospacing="1" w:after="100" w:afterAutospacing="1" w:line="240" w:lineRule="auto"/>
        <w:ind w:left="360" w:firstLine="0"/>
        <w:outlineLvl w:val="2"/>
        <w:rPr>
          <w:ins w:id="50" w:author="Sayed Mehmood [2]" w:date="2026-10-07T20:24:12Z"/>
          <w:rFonts w:ascii="Times New Roman" w:hAnsi="Times New Roman" w:eastAsia="Times New Roman" w:cs="Times New Roman"/>
          <w:b/>
          <w:bCs/>
          <w:sz w:val="27"/>
          <w:szCs w:val="27"/>
        </w:rPr>
        <w:pPrChange w:id="49" w:author="Sayed Mehmood [2]" w:date="2026-10-07T20:24:16Z">
          <w:pPr>
            <w:pStyle w:val="41"/>
            <w:numPr>
              <w:ilvl w:val="0"/>
              <w:numId w:val="95"/>
            </w:numPr>
            <w:spacing w:before="100" w:beforeAutospacing="1" w:after="100" w:afterAutospacing="1" w:line="240" w:lineRule="auto"/>
            <w:outlineLvl w:val="2"/>
          </w:pPr>
        </w:pPrChange>
      </w:pPr>
    </w:p>
    <w:p w14:paraId="263792EE">
      <w:pPr>
        <w:pStyle w:val="41"/>
        <w:numPr>
          <w:ilvl w:val="-1"/>
          <w:numId w:val="0"/>
        </w:numPr>
        <w:spacing w:before="100" w:beforeAutospacing="1" w:after="100" w:afterAutospacing="1" w:line="240" w:lineRule="auto"/>
        <w:ind w:left="360" w:firstLine="0"/>
        <w:outlineLvl w:val="2"/>
        <w:rPr>
          <w:rFonts w:ascii="Times New Roman" w:hAnsi="Times New Roman" w:eastAsia="Times New Roman" w:cs="Times New Roman"/>
          <w:b/>
          <w:bCs/>
          <w:sz w:val="27"/>
          <w:szCs w:val="27"/>
        </w:rPr>
        <w:pPrChange w:id="51" w:author="Sayed Mehmood [2]" w:date="2026-10-07T20:24:13Z">
          <w:pPr>
            <w:pStyle w:val="41"/>
            <w:numPr>
              <w:ilvl w:val="0"/>
              <w:numId w:val="95"/>
            </w:numPr>
            <w:spacing w:before="100" w:beforeAutospacing="1" w:after="100" w:afterAutospacing="1" w:line="240" w:lineRule="auto"/>
            <w:outlineLvl w:val="2"/>
          </w:pPr>
        </w:pPrChange>
      </w:pPr>
      <w:r>
        <w:rPr>
          <w:rStyle w:val="29"/>
        </w:rPr>
        <w:t xml:space="preserve"> Usability Requirements</w:t>
      </w:r>
      <w:bookmarkEnd w:id="21"/>
    </w:p>
    <w:p w14:paraId="02ACA278">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2" w:author="Sayed Mehmood [2]" w:date="2026-10-07T20:24:26Z">
          <w:pPr>
            <w:pStyle w:val="41"/>
            <w:numPr>
              <w:ilvl w:val="0"/>
              <w:numId w:val="96"/>
            </w:numPr>
            <w:spacing w:before="100" w:beforeAutospacing="1" w:after="100" w:afterAutospacing="1"/>
            <w:outlineLvl w:val="2"/>
          </w:pPr>
        </w:pPrChange>
      </w:pPr>
      <w:bookmarkStart w:id="22" w:name="_Toc193890202"/>
      <w:r>
        <w:rPr>
          <w:rFonts w:ascii="Times New Roman" w:hAnsi="Times New Roman" w:eastAsia="Times New Roman" w:cs="Times New Roman"/>
        </w:rPr>
        <w:t xml:space="preserve">The user interface shall be simple, intuitive, and responsive, with clear navigation for customers and bakery staff. </w:t>
      </w:r>
    </w:p>
    <w:p w14:paraId="33E178E3">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3" w:author="Sayed Mehmood [2]" w:date="2026-10-07T20:24:26Z">
          <w:pPr>
            <w:pStyle w:val="41"/>
            <w:numPr>
              <w:ilvl w:val="0"/>
              <w:numId w:val="96"/>
            </w:numPr>
            <w:spacing w:before="100" w:beforeAutospacing="1" w:after="100" w:afterAutospacing="1"/>
            <w:outlineLvl w:val="2"/>
          </w:pPr>
        </w:pPrChange>
      </w:pPr>
      <w:r>
        <w:rPr>
          <w:rFonts w:ascii="Times New Roman" w:hAnsi="Times New Roman" w:eastAsia="Times New Roman" w:cs="Times New Roman"/>
        </w:rPr>
        <w:t xml:space="preserve">All forms should provide clear validation and error messages to help users correct incorrect or incomplete information. </w:t>
      </w:r>
    </w:p>
    <w:p w14:paraId="6BE76525">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4" w:author="Sayed Mehmood [2]" w:date="2026-10-07T20:24:26Z">
          <w:pPr>
            <w:pStyle w:val="41"/>
            <w:numPr>
              <w:ilvl w:val="0"/>
              <w:numId w:val="96"/>
            </w:numPr>
            <w:spacing w:before="100" w:beforeAutospacing="1" w:after="100" w:afterAutospacing="1"/>
            <w:outlineLvl w:val="2"/>
          </w:pPr>
        </w:pPrChange>
      </w:pPr>
      <w:r>
        <w:rPr>
          <w:rFonts w:ascii="Times New Roman" w:hAnsi="Times New Roman" w:eastAsia="Times New Roman" w:cs="Times New Roman"/>
        </w:rPr>
        <w:t xml:space="preserve"> The system should provide clear instructions and helpful messages for important functions such as placing orders, making payments, managing orders, and delivery. </w:t>
      </w:r>
    </w:p>
    <w:p w14:paraId="272034A1">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5" w:author="Sayed Mehmood [2]" w:date="2026-10-07T20:24:26Z">
          <w:pPr>
            <w:pStyle w:val="41"/>
            <w:numPr>
              <w:ilvl w:val="0"/>
              <w:numId w:val="96"/>
            </w:numPr>
            <w:spacing w:before="100" w:beforeAutospacing="1" w:after="100" w:afterAutospacing="1"/>
            <w:outlineLvl w:val="2"/>
          </w:pPr>
        </w:pPrChange>
      </w:pPr>
      <w:r>
        <w:rPr>
          <w:rFonts w:ascii="Times New Roman" w:hAnsi="Times New Roman" w:eastAsia="Times New Roman" w:cs="Times New Roman"/>
        </w:rPr>
        <w:t xml:space="preserve"> Product names, prices, order details, and order status should be clearly displayed and easy to understand. </w:t>
      </w:r>
    </w:p>
    <w:p w14:paraId="198FC574">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6" w:author="Sayed Mehmood [2]" w:date="2026-10-07T20:24:26Z">
          <w:pPr>
            <w:pStyle w:val="41"/>
            <w:numPr>
              <w:ilvl w:val="0"/>
              <w:numId w:val="96"/>
            </w:numPr>
            <w:spacing w:before="100" w:beforeAutospacing="1" w:after="100" w:afterAutospacing="1"/>
            <w:outlineLvl w:val="2"/>
          </w:pPr>
        </w:pPrChange>
      </w:pPr>
      <w:r>
        <w:rPr>
          <w:rFonts w:ascii="Times New Roman" w:hAnsi="Times New Roman" w:eastAsia="Times New Roman" w:cs="Times New Roman"/>
        </w:rPr>
        <w:t xml:space="preserve">  The ordering process should require minimum steps so customers can easily select products, place orders, and receive confirmation. </w:t>
      </w:r>
    </w:p>
    <w:p w14:paraId="3B96B920">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7" w:author="Sayed Mehmood [2]" w:date="2026-10-07T20:24:26Z">
          <w:pPr>
            <w:pStyle w:val="41"/>
            <w:numPr>
              <w:ilvl w:val="0"/>
              <w:numId w:val="96"/>
            </w:numPr>
            <w:spacing w:before="100" w:beforeAutospacing="1" w:after="100" w:afterAutospacing="1"/>
            <w:outlineLvl w:val="2"/>
          </w:pPr>
        </w:pPrChange>
      </w:pPr>
      <w:r>
        <w:rPr>
          <w:rFonts w:ascii="Times New Roman" w:hAnsi="Times New Roman" w:eastAsia="Times New Roman" w:cs="Times New Roman"/>
        </w:rPr>
        <w:t xml:space="preserve"> The system should be mobile responsive so customers can access the bakery ordering system from different devices. </w:t>
      </w:r>
    </w:p>
    <w:p w14:paraId="2048CD21">
      <w:pPr>
        <w:pStyle w:val="41"/>
        <w:numPr>
          <w:ilvl w:val="0"/>
          <w:numId w:val="96"/>
        </w:numPr>
        <w:spacing w:before="100" w:beforeAutospacing="1" w:after="100" w:afterAutospacing="1" w:line="360" w:lineRule="auto"/>
        <w:outlineLvl w:val="2"/>
        <w:rPr>
          <w:rFonts w:ascii="Times New Roman" w:hAnsi="Times New Roman" w:eastAsia="Times New Roman" w:cs="Times New Roman"/>
        </w:rPr>
        <w:pPrChange w:id="58" w:author="Sayed Mehmood [2]" w:date="2026-10-07T20:24:26Z">
          <w:pPr>
            <w:pStyle w:val="41"/>
            <w:numPr>
              <w:ilvl w:val="0"/>
              <w:numId w:val="96"/>
            </w:numPr>
            <w:spacing w:before="100" w:beforeAutospacing="1" w:after="100" w:afterAutospacing="1" w:line="240" w:lineRule="auto"/>
            <w:outlineLvl w:val="2"/>
          </w:pPr>
        </w:pPrChange>
      </w:pPr>
      <w:r>
        <w:rPr>
          <w:rFonts w:ascii="Times New Roman" w:hAnsi="Times New Roman" w:eastAsia="Times New Roman" w:cs="Times New Roman"/>
        </w:rPr>
        <w:t>Confirmation and error messages should be clear and understandable to both customers and bakery staff.</w:t>
      </w:r>
    </w:p>
    <w:p w14:paraId="364FBA0C">
      <w:pPr>
        <w:pStyle w:val="41"/>
        <w:numPr>
          <w:ilvl w:val="0"/>
          <w:numId w:val="0"/>
        </w:numPr>
        <w:tabs>
          <w:tab w:val="left" w:pos="720"/>
        </w:tabs>
        <w:spacing w:before="100" w:beforeAutospacing="1" w:after="100" w:afterAutospacing="1" w:line="240" w:lineRule="auto"/>
        <w:ind w:firstLine="0"/>
        <w:outlineLvl w:val="2"/>
        <w:rPr>
          <w:rFonts w:ascii="Times New Roman" w:hAnsi="Times New Roman" w:eastAsia="Times New Roman" w:cs="Times New Roman"/>
          <w:b/>
          <w:bCs/>
          <w:sz w:val="27"/>
          <w:szCs w:val="27"/>
        </w:rPr>
      </w:pPr>
    </w:p>
    <w:p w14:paraId="51A4F2F6">
      <w:pPr>
        <w:pStyle w:val="41"/>
        <w:numPr>
          <w:ilvl w:val="0"/>
          <w:numId w:val="96"/>
        </w:numPr>
        <w:spacing w:before="100" w:beforeAutospacing="1" w:after="100" w:afterAutospacing="1" w:line="240" w:lineRule="auto"/>
        <w:outlineLvl w:val="2"/>
        <w:rPr>
          <w:rFonts w:ascii="Times New Roman" w:hAnsi="Times New Roman" w:eastAsia="Times New Roman" w:cs="Times New Roman"/>
          <w:b/>
          <w:bCs/>
          <w:sz w:val="27"/>
          <w:szCs w:val="27"/>
        </w:rPr>
      </w:pPr>
      <w:r>
        <w:rPr>
          <w:rStyle w:val="29"/>
        </w:rPr>
        <w:t xml:space="preserve"> Reliability Requirements</w:t>
      </w:r>
      <w:bookmarkEnd w:id="22"/>
    </w:p>
    <w:p w14:paraId="3B548D7A">
      <w:pPr>
        <w:numPr>
          <w:ilvl w:val="0"/>
          <w:numId w:val="97"/>
        </w:numPr>
        <w:spacing w:before="100" w:beforeAutospacing="1" w:after="100" w:afterAutospacing="1" w:line="360" w:lineRule="auto"/>
        <w:rPr>
          <w:rFonts w:ascii="Times New Roman" w:hAnsi="Times New Roman" w:eastAsia="Times New Roman" w:cs="Times New Roman"/>
          <w:kern w:val="0"/>
          <w:sz w:val="24"/>
          <w:szCs w:val="24"/>
          <w14:ligatures w14:val="none"/>
        </w:rPr>
        <w:pPrChange w:id="59" w:author="Sayed Mehmood [2]" w:date="2026-10-07T20:24:37Z">
          <w:pPr>
            <w:numPr>
              <w:ilvl w:val="0"/>
              <w:numId w:val="97"/>
            </w:numPr>
            <w:spacing w:before="100" w:beforeAutospacing="1" w:after="100" w:afterAutospacing="1" w:line="240" w:lineRule="auto"/>
          </w:pPr>
        </w:pPrChange>
      </w:pPr>
      <w:bookmarkStart w:id="23" w:name="_Toc193890203"/>
      <w:r>
        <w:rPr>
          <w:rFonts w:ascii="Times New Roman" w:hAnsi="Times New Roman" w:eastAsia="Times New Roman" w:cs="Times New Roman"/>
          <w:kern w:val="0"/>
          <w:sz w:val="24"/>
          <w:szCs w:val="24"/>
          <w14:ligatures w14:val="none"/>
        </w:rPr>
        <w:t xml:space="preserve">The system should have 99.5% uptime during normal bakery operating hours. </w:t>
      </w:r>
    </w:p>
    <w:p w14:paraId="35C4522C">
      <w:pPr>
        <w:numPr>
          <w:ilvl w:val="0"/>
          <w:numId w:val="97"/>
        </w:numPr>
        <w:spacing w:before="100" w:beforeAutospacing="1" w:after="100" w:afterAutospacing="1" w:line="360" w:lineRule="auto"/>
        <w:rPr>
          <w:rFonts w:ascii="Times New Roman" w:hAnsi="Times New Roman" w:eastAsia="Times New Roman" w:cs="Times New Roman"/>
          <w:kern w:val="0"/>
          <w:sz w:val="24"/>
          <w:szCs w:val="24"/>
          <w14:ligatures w14:val="none"/>
        </w:rPr>
        <w:pPrChange w:id="60" w:author="Sayed Mehmood [2]" w:date="2026-10-07T20:24:37Z">
          <w:pPr>
            <w:numPr>
              <w:ilvl w:val="0"/>
              <w:numId w:val="97"/>
            </w:numPr>
            <w:spacing w:before="100" w:beforeAutospacing="1" w:after="100" w:afterAutospacing="1" w:line="240" w:lineRule="auto"/>
          </w:pPr>
        </w:pPrChange>
      </w:pPr>
      <w:r>
        <w:rPr>
          <w:rFonts w:ascii="Times New Roman" w:hAnsi="Times New Roman" w:eastAsia="Times New Roman" w:cs="Times New Roman"/>
          <w:kern w:val="0"/>
          <w:sz w:val="24"/>
          <w:szCs w:val="24"/>
          <w14:ligatures w14:val="none"/>
        </w:rPr>
        <w:t xml:space="preserve">Automatic backups should be performed regularly to prevent the loss of customer orders, product information, sales records, and payment records. </w:t>
      </w:r>
    </w:p>
    <w:p w14:paraId="47912C17">
      <w:pPr>
        <w:numPr>
          <w:ilvl w:val="0"/>
          <w:numId w:val="97"/>
        </w:numPr>
        <w:spacing w:before="100" w:beforeAutospacing="1" w:after="100" w:afterAutospacing="1" w:line="360" w:lineRule="auto"/>
        <w:rPr>
          <w:rFonts w:ascii="Times New Roman" w:hAnsi="Times New Roman" w:eastAsia="Times New Roman" w:cs="Times New Roman"/>
          <w:kern w:val="0"/>
          <w:sz w:val="24"/>
          <w:szCs w:val="24"/>
          <w14:ligatures w14:val="none"/>
        </w:rPr>
        <w:pPrChange w:id="61" w:author="Sayed Mehmood [2]" w:date="2026-10-07T20:24:37Z">
          <w:pPr>
            <w:numPr>
              <w:ilvl w:val="0"/>
              <w:numId w:val="97"/>
            </w:numPr>
            <w:spacing w:before="100" w:beforeAutospacing="1" w:after="100" w:afterAutospacing="1" w:line="240" w:lineRule="auto"/>
          </w:pPr>
        </w:pPrChange>
      </w:pPr>
      <w:r>
        <w:rPr>
          <w:rFonts w:ascii="Times New Roman" w:hAnsi="Times New Roman" w:eastAsia="Times New Roman" w:cs="Times New Roman"/>
          <w:kern w:val="0"/>
          <w:sz w:val="24"/>
          <w:szCs w:val="24"/>
          <w14:ligatures w14:val="none"/>
        </w:rPr>
        <w:t xml:space="preserve">The system should provide reliable order and payment confirmations so customers and bakery staff know whether an operation was completed successfully. </w:t>
      </w:r>
    </w:p>
    <w:p w14:paraId="27553A7C">
      <w:pPr>
        <w:numPr>
          <w:ilvl w:val="0"/>
          <w:numId w:val="97"/>
        </w:numPr>
        <w:spacing w:before="100" w:beforeAutospacing="1" w:after="100" w:afterAutospacing="1" w:line="360" w:lineRule="auto"/>
        <w:rPr>
          <w:rFonts w:ascii="Times New Roman" w:hAnsi="Times New Roman" w:eastAsia="Times New Roman" w:cs="Times New Roman"/>
          <w:kern w:val="0"/>
          <w:sz w:val="24"/>
          <w:szCs w:val="24"/>
          <w14:ligatures w14:val="none"/>
        </w:rPr>
        <w:pPrChange w:id="62" w:author="Sayed Mehmood [2]" w:date="2026-10-07T20:24:37Z">
          <w:pPr>
            <w:numPr>
              <w:ilvl w:val="0"/>
              <w:numId w:val="97"/>
            </w:numPr>
            <w:spacing w:before="100" w:beforeAutospacing="1" w:after="100" w:afterAutospacing="1" w:line="240" w:lineRule="auto"/>
          </w:pPr>
        </w:pPrChange>
      </w:pPr>
      <w:r>
        <w:rPr>
          <w:rFonts w:ascii="Times New Roman" w:hAnsi="Times New Roman" w:eastAsia="Times New Roman" w:cs="Times New Roman"/>
          <w:kern w:val="0"/>
          <w:sz w:val="24"/>
          <w:szCs w:val="24"/>
          <w14:ligatures w14:val="none"/>
        </w:rPr>
        <w:t xml:space="preserve">The system should maintain reliable order status and delivery information so the latest information is available to customers and bakery staff. </w:t>
      </w:r>
    </w:p>
    <w:p w14:paraId="0BB16F82">
      <w:pPr>
        <w:numPr>
          <w:ilvl w:val="0"/>
          <w:numId w:val="97"/>
        </w:numPr>
        <w:spacing w:before="100" w:beforeAutospacing="1" w:after="100" w:afterAutospacing="1" w:line="360" w:lineRule="auto"/>
        <w:rPr>
          <w:rFonts w:ascii="Times New Roman" w:hAnsi="Times New Roman" w:eastAsia="Times New Roman" w:cs="Times New Roman"/>
          <w:kern w:val="0"/>
          <w:sz w:val="24"/>
          <w:szCs w:val="24"/>
          <w14:ligatures w14:val="none"/>
        </w:rPr>
        <w:pPrChange w:id="63" w:author="Sayed Mehmood [2]" w:date="2026-10-07T20:24:37Z">
          <w:pPr>
            <w:numPr>
              <w:ilvl w:val="0"/>
              <w:numId w:val="97"/>
            </w:numPr>
            <w:spacing w:before="100" w:beforeAutospacing="1" w:after="100" w:afterAutospacing="1" w:line="240" w:lineRule="auto"/>
          </w:pPr>
        </w:pPrChange>
      </w:pPr>
      <w:r>
        <w:rPr>
          <w:rFonts w:ascii="Times New Roman" w:hAnsi="Times New Roman" w:eastAsia="Times New Roman" w:cs="Times New Roman"/>
          <w:kern w:val="0"/>
          <w:sz w:val="24"/>
          <w:szCs w:val="24"/>
          <w14:ligatures w14:val="none"/>
        </w:rPr>
        <w:t xml:space="preserve">Recovery mechanisms should be available to restore the system and its data quickly in case of system failure. </w:t>
      </w:r>
    </w:p>
    <w:p w14:paraId="30846DE5">
      <w:pPr>
        <w:numPr>
          <w:ilvl w:val="0"/>
          <w:numId w:val="97"/>
        </w:numPr>
        <w:spacing w:before="100" w:beforeAutospacing="1" w:after="100" w:afterAutospacing="1" w:line="360" w:lineRule="auto"/>
        <w:rPr>
          <w:rFonts w:ascii="Times New Roman" w:hAnsi="Times New Roman" w:eastAsia="Times New Roman" w:cs="Times New Roman"/>
          <w:kern w:val="0"/>
          <w:sz w:val="24"/>
          <w:szCs w:val="24"/>
          <w14:ligatures w14:val="none"/>
        </w:rPr>
        <w:pPrChange w:id="64" w:author="Sayed Mehmood [2]" w:date="2026-10-07T20:24:37Z">
          <w:pPr>
            <w:numPr>
              <w:ilvl w:val="0"/>
              <w:numId w:val="97"/>
            </w:numPr>
            <w:spacing w:before="100" w:beforeAutospacing="1" w:after="100" w:afterAutospacing="1" w:line="240" w:lineRule="auto"/>
          </w:pPr>
        </w:pPrChange>
      </w:pPr>
      <w:r>
        <w:rPr>
          <w:rFonts w:ascii="Times New Roman" w:hAnsi="Times New Roman" w:eastAsia="Times New Roman" w:cs="Times New Roman"/>
          <w:kern w:val="0"/>
          <w:sz w:val="24"/>
          <w:szCs w:val="24"/>
          <w14:ligatures w14:val="none"/>
        </w:rPr>
        <w:t xml:space="preserve">The system should prevent data loss or duplication when processing customer orders and payments. </w:t>
      </w:r>
    </w:p>
    <w:p w14:paraId="2A072297">
      <w:pPr>
        <w:pStyle w:val="41"/>
        <w:numPr>
          <w:ilvl w:val="-1"/>
          <w:numId w:val="0"/>
        </w:numPr>
        <w:spacing w:before="100" w:beforeAutospacing="1" w:after="100" w:afterAutospacing="1" w:line="240" w:lineRule="auto"/>
        <w:ind w:left="0" w:firstLine="400" w:firstLineChars="100"/>
        <w:outlineLvl w:val="1"/>
        <w:rPr>
          <w:ins w:id="66" w:author="Sayed Mehmood [2]" w:date="2026-10-07T20:24:58Z"/>
          <w:rStyle w:val="28"/>
        </w:rPr>
        <w:pPrChange w:id="65" w:author="Sayed Mehmood [2]" w:date="2026-10-07T20:24:57Z">
          <w:pPr>
            <w:pStyle w:val="41"/>
            <w:numPr>
              <w:ilvl w:val="0"/>
              <w:numId w:val="97"/>
            </w:numPr>
            <w:spacing w:before="100" w:beforeAutospacing="1" w:after="100" w:afterAutospacing="1" w:line="240" w:lineRule="auto"/>
            <w:outlineLvl w:val="1"/>
          </w:pPr>
        </w:pPrChange>
      </w:pPr>
    </w:p>
    <w:p w14:paraId="665D0A2F">
      <w:pPr>
        <w:pStyle w:val="41"/>
        <w:numPr>
          <w:ilvl w:val="-1"/>
          <w:numId w:val="0"/>
        </w:numPr>
        <w:spacing w:before="100" w:beforeAutospacing="1" w:after="100" w:afterAutospacing="1" w:line="240" w:lineRule="auto"/>
        <w:ind w:left="0" w:firstLine="400" w:firstLineChars="100"/>
        <w:outlineLvl w:val="1"/>
        <w:rPr>
          <w:ins w:id="68" w:author="Sayed Mehmood [2]" w:date="2026-10-07T20:25:07Z"/>
          <w:rStyle w:val="28"/>
        </w:rPr>
        <w:pPrChange w:id="67" w:author="Sayed Mehmood [2]" w:date="2026-10-07T20:24:57Z">
          <w:pPr>
            <w:pStyle w:val="41"/>
            <w:numPr>
              <w:ilvl w:val="0"/>
              <w:numId w:val="97"/>
            </w:numPr>
            <w:spacing w:before="100" w:beforeAutospacing="1" w:after="100" w:afterAutospacing="1" w:line="240" w:lineRule="auto"/>
            <w:outlineLvl w:val="1"/>
          </w:pPr>
        </w:pPrChange>
      </w:pPr>
      <w:r>
        <w:rPr>
          <w:rStyle w:val="28"/>
        </w:rPr>
        <w:t xml:space="preserve"> System Functions</w:t>
      </w:r>
      <w:bookmarkEnd w:id="23"/>
    </w:p>
    <w:p w14:paraId="60FB35E5">
      <w:pPr>
        <w:pStyle w:val="41"/>
        <w:numPr>
          <w:ilvl w:val="-1"/>
          <w:numId w:val="0"/>
        </w:numPr>
        <w:spacing w:before="100" w:beforeAutospacing="1" w:after="100" w:afterAutospacing="1" w:line="240" w:lineRule="auto"/>
        <w:ind w:left="0" w:firstLine="400" w:firstLineChars="100"/>
        <w:outlineLvl w:val="1"/>
        <w:rPr>
          <w:rStyle w:val="28"/>
        </w:rPr>
        <w:pPrChange w:id="69" w:author="Sayed Mehmood [2]" w:date="2026-10-07T20:24:57Z">
          <w:pPr>
            <w:pStyle w:val="41"/>
            <w:numPr>
              <w:ilvl w:val="0"/>
              <w:numId w:val="97"/>
            </w:numPr>
            <w:spacing w:before="100" w:beforeAutospacing="1" w:after="100" w:afterAutospacing="1" w:line="240" w:lineRule="auto"/>
            <w:outlineLvl w:val="1"/>
          </w:pPr>
        </w:pPrChange>
      </w:pPr>
    </w:p>
    <w:p w14:paraId="1A5C8CD6">
      <w:pPr>
        <w:pStyle w:val="41"/>
        <w:numPr>
          <w:ilvl w:val="0"/>
          <w:numId w:val="97"/>
        </w:numPr>
        <w:spacing w:before="100" w:beforeAutospacing="1" w:after="100" w:afterAutospacing="1" w:line="240" w:lineRule="auto"/>
        <w:outlineLvl w:val="2"/>
        <w:rPr>
          <w:rStyle w:val="29"/>
          <w:rFonts w:ascii="Times New Roman" w:hAnsi="Times New Roman" w:eastAsia="Times New Roman" w:cs="Times New Roman"/>
          <w:sz w:val="27"/>
          <w:szCs w:val="27"/>
        </w:rPr>
      </w:pPr>
      <w:bookmarkStart w:id="24" w:name="_Toc193890204"/>
      <w:r>
        <w:rPr>
          <w:rStyle w:val="29"/>
          <w:rFonts w:ascii="Times New Roman" w:hAnsi="Times New Roman" w:eastAsia="Times New Roman" w:cs="Times New Roman"/>
          <w:sz w:val="27"/>
          <w:szCs w:val="27"/>
        </w:rPr>
        <w:t xml:space="preserve"> Sub-Functions for </w:t>
      </w:r>
      <w:r>
        <w:rPr>
          <w:rFonts w:ascii="Times New Roman" w:hAnsi="Times New Roman" w:eastAsia="Times New Roman" w:cs="Times New Roman"/>
          <w:color w:val="104862" w:themeColor="accent1" w:themeShade="BF"/>
          <w:sz w:val="27"/>
          <w:szCs w:val="27"/>
        </w:rPr>
        <w:t>Customer Ordering</w:t>
      </w:r>
      <w:bookmarkEnd w:id="24"/>
    </w:p>
    <w:p w14:paraId="09E191D8">
      <w:pPr>
        <w:numPr>
          <w:ilvl w:val="-1"/>
          <w:numId w:val="0"/>
        </w:numPr>
        <w:spacing w:before="100" w:beforeAutospacing="1" w:after="100" w:afterAutospacing="1" w:line="240" w:lineRule="auto"/>
        <w:ind w:left="360" w:firstLine="0"/>
        <w:rPr>
          <w:rFonts w:ascii="Times New Roman" w:hAnsi="Times New Roman" w:eastAsia="Times New Roman" w:cs="Times New Roman"/>
          <w:b w:val="0"/>
          <w:bCs w:val="0"/>
          <w:sz w:val="24"/>
          <w:szCs w:val="24"/>
        </w:rPr>
        <w:pPrChange w:id="70" w:author="Sayed Mehmood [2]" w:date="2026-10-07T20:24:48Z">
          <w:pPr>
            <w:numPr>
              <w:ilvl w:val="0"/>
              <w:numId w:val="98"/>
            </w:numPr>
            <w:spacing w:before="100" w:beforeAutospacing="1" w:after="100" w:afterAutospacing="1" w:line="240" w:lineRule="auto"/>
          </w:pPr>
        </w:pPrChange>
      </w:pPr>
    </w:p>
    <w:p w14:paraId="0ECEFC2F">
      <w:pPr>
        <w:numPr>
          <w:ilvl w:val="0"/>
          <w:numId w:val="98"/>
        </w:numPr>
        <w:spacing w:before="100" w:beforeAutospacing="1" w:after="100" w:afterAutospacing="1" w:line="360" w:lineRule="auto"/>
        <w:rPr>
          <w:rFonts w:ascii="Times New Roman" w:hAnsi="Times New Roman" w:eastAsia="Times New Roman" w:cs="Times New Roman"/>
          <w:sz w:val="24"/>
          <w:szCs w:val="24"/>
        </w:rPr>
        <w:pPrChange w:id="71" w:author="Sayed Mehmood [2]" w:date="2026-10-07T20:25:16Z">
          <w:pPr>
            <w:numPr>
              <w:ilvl w:val="0"/>
              <w:numId w:val="98"/>
            </w:numPr>
            <w:spacing w:before="100" w:beforeAutospacing="1" w:after="100" w:afterAutospacing="1" w:line="240" w:lineRule="auto"/>
          </w:pPr>
        </w:pPrChange>
      </w:pPr>
      <w:r>
        <w:rPr>
          <w:rFonts w:ascii="Times New Roman" w:hAnsi="Times New Roman" w:eastAsia="Times New Roman" w:cs="Times New Roman"/>
          <w:b/>
          <w:bCs/>
          <w:sz w:val="24"/>
          <w:szCs w:val="24"/>
        </w:rPr>
        <w:t>ViewProducts():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Displays available bakery products with their names, prices, and details so the customer can select the required products.</w:t>
      </w:r>
    </w:p>
    <w:p w14:paraId="35AD4E26">
      <w:pPr>
        <w:numPr>
          <w:ilvl w:val="0"/>
          <w:numId w:val="98"/>
        </w:numPr>
        <w:spacing w:before="100" w:beforeAutospacing="1" w:after="100" w:afterAutospacing="1" w:line="360" w:lineRule="auto"/>
        <w:rPr>
          <w:ins w:id="73" w:author="Sayed Mehmood [2]" w:date="2026-10-07T20:25:33Z"/>
          <w:rFonts w:ascii="Times New Roman" w:hAnsi="Times New Roman" w:eastAsia="Times New Roman" w:cs="Times New Roman"/>
          <w:sz w:val="24"/>
          <w:szCs w:val="24"/>
        </w:rPr>
        <w:pPrChange w:id="72" w:author="Sayed Mehmood [2]" w:date="2026-10-07T20:25:30Z">
          <w:pPr>
            <w:numPr>
              <w:ilvl w:val="0"/>
              <w:numId w:val="98"/>
            </w:numPr>
            <w:spacing w:before="100" w:beforeAutospacing="1" w:after="100" w:afterAutospacing="1" w:line="240" w:lineRule="auto"/>
          </w:pPr>
        </w:pPrChange>
      </w:pPr>
      <w:r>
        <w:rPr>
          <w:rFonts w:ascii="Times New Roman" w:hAnsi="Times New Roman" w:eastAsia="Times New Roman" w:cs="Times New Roman"/>
          <w:b/>
          <w:bCs/>
          <w:sz w:val="24"/>
          <w:szCs w:val="24"/>
        </w:rPr>
        <w:t>SelectProduct():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Allows the customer to select one or more available bakery products and specify the required quantity.</w:t>
      </w:r>
    </w:p>
    <w:p w14:paraId="3D447C14">
      <w:pPr>
        <w:numPr>
          <w:ilvl w:val="-1"/>
          <w:numId w:val="0"/>
        </w:numPr>
        <w:spacing w:before="100" w:beforeAutospacing="1" w:after="100" w:afterAutospacing="1" w:line="360" w:lineRule="auto"/>
        <w:ind w:left="360" w:firstLine="0"/>
        <w:rPr>
          <w:del w:id="75" w:author="Sayed Mehmood [2]" w:date="2026-10-07T20:25:25Z"/>
          <w:rFonts w:ascii="Times New Roman" w:hAnsi="Times New Roman" w:eastAsia="Times New Roman" w:cs="Times New Roman"/>
          <w:sz w:val="24"/>
          <w:szCs w:val="24"/>
        </w:rPr>
        <w:pPrChange w:id="74" w:author="Sayed Mehmood [2]" w:date="2026-10-07T20:25:34Z">
          <w:pPr>
            <w:numPr>
              <w:ilvl w:val="0"/>
              <w:numId w:val="98"/>
            </w:numPr>
            <w:spacing w:before="100" w:beforeAutospacing="1" w:after="100" w:afterAutospacing="1" w:line="240" w:lineRule="auto"/>
          </w:pPr>
        </w:pPrChange>
      </w:pPr>
    </w:p>
    <w:p w14:paraId="4BC53CD9">
      <w:pPr>
        <w:numPr>
          <w:ilvl w:val="-1"/>
          <w:numId w:val="0"/>
        </w:numPr>
        <w:spacing w:before="100" w:beforeAutospacing="1" w:after="100" w:afterAutospacing="1" w:line="360" w:lineRule="auto"/>
        <w:ind w:left="360" w:firstLine="0"/>
        <w:rPr>
          <w:rFonts w:ascii="Times New Roman" w:hAnsi="Times New Roman" w:eastAsia="Times New Roman" w:cs="Times New Roman"/>
          <w:sz w:val="24"/>
          <w:szCs w:val="24"/>
        </w:rPr>
        <w:pPrChange w:id="76" w:author="Sayed Mehmood [2]" w:date="2026-10-07T20:25:34Z">
          <w:pPr>
            <w:numPr>
              <w:ilvl w:val="0"/>
              <w:numId w:val="98"/>
            </w:numPr>
            <w:spacing w:before="100" w:beforeAutospacing="1" w:after="100" w:afterAutospacing="1" w:line="240" w:lineRule="auto"/>
          </w:pPr>
        </w:pPrChange>
      </w:pPr>
    </w:p>
    <w:p w14:paraId="78550954">
      <w:pPr>
        <w:numPr>
          <w:ilvl w:val="0"/>
          <w:numId w:val="98"/>
        </w:numPr>
        <w:spacing w:before="100" w:beforeAutospacing="1" w:after="100" w:afterAutospacing="1" w:line="360" w:lineRule="auto"/>
        <w:rPr>
          <w:rFonts w:ascii="Times New Roman" w:hAnsi="Times New Roman" w:eastAsia="Times New Roman" w:cs="Times New Roman"/>
          <w:sz w:val="24"/>
          <w:szCs w:val="24"/>
        </w:rPr>
        <w:pPrChange w:id="77" w:author="Sayed Mehmood [2]" w:date="2026-10-07T20:25:16Z">
          <w:pPr>
            <w:numPr>
              <w:ilvl w:val="0"/>
              <w:numId w:val="98"/>
            </w:numPr>
            <w:spacing w:before="100" w:beforeAutospacing="1" w:after="100" w:afterAutospacing="1" w:line="240" w:lineRule="auto"/>
          </w:pPr>
        </w:pPrChange>
      </w:pPr>
      <w:r>
        <w:rPr>
          <w:rFonts w:ascii="Times New Roman" w:hAnsi="Times New Roman" w:eastAsia="Times New Roman" w:cs="Times New Roman"/>
          <w:b/>
          <w:bCs/>
          <w:sz w:val="24"/>
          <w:szCs w:val="24"/>
        </w:rPr>
        <w:t>ValidateOrderInformation():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Checks that the selected products, quantities, and required order/delivery information are complete and valid before submitting the order.</w:t>
      </w:r>
    </w:p>
    <w:p w14:paraId="7153E216">
      <w:pPr>
        <w:numPr>
          <w:ilvl w:val="0"/>
          <w:numId w:val="98"/>
        </w:numPr>
        <w:spacing w:before="100" w:beforeAutospacing="1" w:after="100" w:afterAutospacing="1" w:line="360" w:lineRule="auto"/>
        <w:rPr>
          <w:rFonts w:ascii="Times New Roman" w:hAnsi="Times New Roman" w:eastAsia="Times New Roman" w:cs="Times New Roman"/>
          <w:sz w:val="24"/>
          <w:szCs w:val="24"/>
        </w:rPr>
        <w:pPrChange w:id="78" w:author="Sayed Mehmood [2]" w:date="2026-10-07T20:25:16Z">
          <w:pPr>
            <w:numPr>
              <w:ilvl w:val="0"/>
              <w:numId w:val="98"/>
            </w:numPr>
            <w:spacing w:before="100" w:beforeAutospacing="1" w:after="100" w:afterAutospacing="1" w:line="240" w:lineRule="auto"/>
          </w:pPr>
        </w:pPrChange>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CreateOrder():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Creates a new customer order after the selected products and order information have been successfully validated.</w:t>
      </w:r>
    </w:p>
    <w:p w14:paraId="3A154886">
      <w:pPr>
        <w:numPr>
          <w:ilvl w:val="0"/>
          <w:numId w:val="98"/>
        </w:numPr>
        <w:spacing w:before="100" w:beforeAutospacing="1" w:after="100" w:afterAutospacing="1" w:line="360" w:lineRule="auto"/>
        <w:rPr>
          <w:rFonts w:ascii="Times New Roman" w:hAnsi="Times New Roman" w:eastAsia="Times New Roman" w:cs="Times New Roman"/>
          <w:sz w:val="24"/>
          <w:szCs w:val="24"/>
        </w:rPr>
        <w:pPrChange w:id="79" w:author="Sayed Mehmood [2]" w:date="2026-10-07T20:25:16Z">
          <w:pPr>
            <w:numPr>
              <w:ilvl w:val="0"/>
              <w:numId w:val="98"/>
            </w:numPr>
            <w:spacing w:before="100" w:beforeAutospacing="1" w:after="100" w:afterAutospacing="1" w:line="240" w:lineRule="auto"/>
          </w:pPr>
        </w:pPrChange>
      </w:pPr>
      <w:r>
        <w:rPr>
          <w:rFonts w:ascii="Times New Roman" w:hAnsi="Times New Roman" w:eastAsia="Times New Roman" w:cs="Times New Roman"/>
          <w:b/>
          <w:bCs/>
          <w:sz w:val="24"/>
          <w:szCs w:val="24"/>
        </w:rPr>
        <w:t>ConfirmOrder():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Confirms the customer's order and provides an order confirmation after the order is successfully created.</w:t>
      </w:r>
    </w:p>
    <w:p w14:paraId="5D8C111F">
      <w:pPr>
        <w:numPr>
          <w:ilvl w:val="0"/>
          <w:numId w:val="98"/>
        </w:numPr>
        <w:spacing w:before="100" w:beforeAutospacing="1" w:after="100" w:afterAutospacing="1" w:line="360" w:lineRule="auto"/>
        <w:rPr>
          <w:rFonts w:ascii="Times New Roman" w:hAnsi="Times New Roman" w:eastAsia="Times New Roman" w:cs="Times New Roman"/>
          <w:sz w:val="24"/>
          <w:szCs w:val="24"/>
        </w:rPr>
        <w:pPrChange w:id="80" w:author="Sayed Mehmood [2]" w:date="2026-10-07T20:25:16Z">
          <w:pPr>
            <w:numPr>
              <w:ilvl w:val="0"/>
              <w:numId w:val="98"/>
            </w:numPr>
            <w:spacing w:before="100" w:beforeAutospacing="1" w:after="100" w:afterAutospacing="1" w:line="240" w:lineRule="auto"/>
          </w:pPr>
        </w:pPrChange>
      </w:pPr>
      <w:r>
        <w:rPr>
          <w:rFonts w:ascii="Times New Roman" w:hAnsi="Times New Roman" w:eastAsia="Times New Roman" w:cs="Times New Roman"/>
          <w:b/>
          <w:bCs/>
          <w:sz w:val="24"/>
          <w:szCs w:val="24"/>
        </w:rPr>
        <w:t>CheckProductAvailability():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Checks whether the selected bakery products are available before the customer completes the order.</w:t>
      </w:r>
    </w:p>
    <w:p w14:paraId="6179C74C">
      <w:pPr>
        <w:numPr>
          <w:ilvl w:val="0"/>
          <w:numId w:val="98"/>
        </w:numPr>
        <w:spacing w:before="100" w:beforeAutospacing="1" w:after="100" w:afterAutospacing="1" w:line="360" w:lineRule="auto"/>
        <w:rPr>
          <w:rFonts w:ascii="Times New Roman" w:hAnsi="Times New Roman" w:eastAsia="Times New Roman" w:cs="Times New Roman"/>
          <w:sz w:val="24"/>
          <w:szCs w:val="24"/>
        </w:rPr>
        <w:pPrChange w:id="81" w:author="Sayed Mehmood [2]" w:date="2026-10-07T20:25:16Z">
          <w:pPr>
            <w:numPr>
              <w:ilvl w:val="0"/>
              <w:numId w:val="98"/>
            </w:numPr>
            <w:spacing w:before="100" w:beforeAutospacing="1" w:after="100" w:afterAutospacing="1" w:line="240" w:lineRule="auto"/>
          </w:pPr>
        </w:pPrChange>
      </w:pPr>
      <w:r>
        <w:rPr>
          <w:rFonts w:ascii="Times New Roman" w:hAnsi="Times New Roman" w:eastAsia="Times New Roman" w:cs="Times New Roman"/>
          <w:b/>
          <w:bCs/>
          <w:sz w:val="24"/>
          <w:szCs w:val="24"/>
        </w:rPr>
        <w:t>UpdateOrderStatus():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Updates and displays the current status of the customer's order..</w:t>
      </w:r>
    </w:p>
    <w:p w14:paraId="689BAE73">
      <w:pPr>
        <w:numPr>
          <w:ilvl w:val="-1"/>
          <w:numId w:val="0"/>
        </w:numPr>
        <w:spacing w:before="100" w:beforeAutospacing="1" w:after="100" w:afterAutospacing="1" w:line="360" w:lineRule="auto"/>
        <w:ind w:left="360" w:firstLine="0"/>
        <w:rPr>
          <w:ins w:id="83" w:author="Sayed Mehmood [2]" w:date="2026-10-07T20:25:50Z"/>
          <w:rFonts w:ascii="Times New Roman" w:hAnsi="Times New Roman" w:eastAsia="Times New Roman" w:cs="Times New Roman"/>
          <w:sz w:val="24"/>
          <w:szCs w:val="24"/>
        </w:rPr>
        <w:pPrChange w:id="82" w:author="Sayed Mehmood [2]" w:date="2026-10-07T20:25:48Z">
          <w:pPr>
            <w:numPr>
              <w:ilvl w:val="0"/>
              <w:numId w:val="98"/>
            </w:numPr>
            <w:spacing w:before="100" w:beforeAutospacing="1" w:after="100" w:afterAutospacing="1" w:line="240" w:lineRule="auto"/>
          </w:pPr>
        </w:pPrChange>
      </w:pPr>
    </w:p>
    <w:p w14:paraId="52CD6E30">
      <w:pPr>
        <w:numPr>
          <w:ilvl w:val="-1"/>
          <w:numId w:val="0"/>
        </w:numPr>
        <w:spacing w:before="100" w:beforeAutospacing="1" w:after="100" w:afterAutospacing="1" w:line="360" w:lineRule="auto"/>
        <w:ind w:left="360" w:firstLine="0"/>
        <w:rPr>
          <w:rFonts w:ascii="Times New Roman" w:hAnsi="Times New Roman" w:eastAsia="Times New Roman" w:cs="Times New Roman"/>
          <w:sz w:val="24"/>
          <w:szCs w:val="24"/>
        </w:rPr>
        <w:pPrChange w:id="84" w:author="Sayed Mehmood [2]" w:date="2026-10-07T20:25:48Z">
          <w:pPr>
            <w:numPr>
              <w:ilvl w:val="0"/>
              <w:numId w:val="98"/>
            </w:numPr>
            <w:spacing w:before="100" w:beforeAutospacing="1" w:after="100" w:afterAutospacing="1" w:line="240" w:lineRule="auto"/>
          </w:pPr>
        </w:pPrChange>
      </w:pPr>
      <w:del w:id="85" w:author="Sayed Mehmood [2]" w:date="2026-10-07T20:26:24Z">
        <w:r>
          <w:rPr>
            <w:rFonts w:ascii="Times New Roman" w:hAnsi="Times New Roman" w:eastAsia="Times New Roman" w:cs="Times New Roman"/>
            <w:sz w:val="24"/>
            <w:szCs w:val="24"/>
          </w:rPr>
          <w:delText>.</w:delText>
        </w:r>
      </w:del>
    </w:p>
    <w:p w14:paraId="2E090FE4">
      <w:pPr>
        <w:pStyle w:val="41"/>
        <w:numPr>
          <w:ilvl w:val="-1"/>
          <w:numId w:val="0"/>
        </w:numPr>
        <w:spacing w:before="100" w:beforeAutospacing="1" w:after="100" w:afterAutospacing="1" w:line="240" w:lineRule="auto"/>
        <w:ind w:left="0" w:firstLine="0"/>
        <w:outlineLvl w:val="2"/>
        <w:rPr>
          <w:ins w:id="87" w:author="Sayed Mehmood [2]" w:date="2026-10-07T20:26:33Z"/>
          <w:rFonts w:ascii="Times New Roman" w:hAnsi="Times New Roman" w:eastAsia="Times New Roman" w:cs="Times New Roman"/>
          <w:b/>
          <w:bCs/>
          <w:sz w:val="28"/>
          <w:szCs w:val="28"/>
        </w:rPr>
        <w:pPrChange w:id="86" w:author="Sayed Mehmood [2]" w:date="2026-10-07T20:26:29Z">
          <w:pPr>
            <w:pStyle w:val="41"/>
            <w:numPr>
              <w:ilvl w:val="1"/>
              <w:numId w:val="98"/>
            </w:numPr>
            <w:spacing w:before="100" w:beforeAutospacing="1" w:after="100" w:afterAutospacing="1" w:line="240" w:lineRule="auto"/>
            <w:outlineLvl w:val="2"/>
          </w:pPr>
        </w:pPrChange>
      </w:pPr>
      <w:bookmarkStart w:id="25" w:name="_Toc193890205"/>
      <w:r>
        <w:rPr>
          <w:rFonts w:ascii="Times New Roman" w:hAnsi="Times New Roman" w:eastAsia="Times New Roman" w:cs="Times New Roman"/>
          <w:b/>
          <w:bCs/>
          <w:sz w:val="27"/>
          <w:szCs w:val="27"/>
        </w:rPr>
        <w:t xml:space="preserve"> </w:t>
      </w:r>
      <w:r>
        <w:rPr>
          <w:rFonts w:ascii="Times New Roman" w:hAnsi="Times New Roman" w:eastAsia="Times New Roman" w:cs="Times New Roman"/>
          <w:b/>
          <w:bCs/>
          <w:sz w:val="28"/>
          <w:szCs w:val="28"/>
          <w:rPrChange w:id="88" w:author="Sayed Mehmood [2]" w:date="2026-10-07T20:26:17Z">
            <w:rPr>
              <w:rFonts w:ascii="Times New Roman" w:hAnsi="Times New Roman" w:eastAsia="Times New Roman" w:cs="Times New Roman"/>
              <w:b/>
              <w:bCs/>
              <w:sz w:val="27"/>
              <w:szCs w:val="27"/>
            </w:rPr>
          </w:rPrChange>
        </w:rPr>
        <w:t xml:space="preserve">Sub-Functions for </w:t>
      </w:r>
      <w:r>
        <w:rPr>
          <w:rFonts w:ascii="Times New Roman" w:hAnsi="Times New Roman" w:eastAsia="Times New Roman" w:cs="Times New Roman"/>
          <w:b/>
          <w:bCs/>
          <w:sz w:val="28"/>
          <w:szCs w:val="28"/>
          <w:rPrChange w:id="89" w:author="Sayed Mehmood [2]" w:date="2026-10-07T20:26:17Z">
            <w:rPr>
              <w:rFonts w:ascii="Times New Roman" w:hAnsi="Times New Roman" w:eastAsia="Times New Roman" w:cs="Times New Roman"/>
              <w:b/>
              <w:bCs/>
              <w:sz w:val="27"/>
              <w:szCs w:val="27"/>
            </w:rPr>
          </w:rPrChange>
        </w:rPr>
        <w:t>Order Management</w:t>
      </w:r>
      <w:bookmarkEnd w:id="25"/>
    </w:p>
    <w:p w14:paraId="3ECB794C">
      <w:pPr>
        <w:pStyle w:val="41"/>
        <w:numPr>
          <w:ilvl w:val="-1"/>
          <w:numId w:val="0"/>
        </w:numPr>
        <w:spacing w:before="100" w:beforeAutospacing="1" w:after="100" w:afterAutospacing="1" w:line="240" w:lineRule="auto"/>
        <w:ind w:left="0" w:firstLine="0"/>
        <w:outlineLvl w:val="2"/>
        <w:rPr>
          <w:rFonts w:ascii="Times New Roman" w:hAnsi="Times New Roman" w:eastAsia="Times New Roman" w:cs="Times New Roman"/>
          <w:b/>
          <w:bCs/>
          <w:sz w:val="28"/>
          <w:szCs w:val="28"/>
        </w:rPr>
        <w:pPrChange w:id="90" w:author="Sayed Mehmood [2]" w:date="2026-10-07T20:26:29Z">
          <w:pPr>
            <w:pStyle w:val="41"/>
            <w:numPr>
              <w:ilvl w:val="1"/>
              <w:numId w:val="98"/>
            </w:numPr>
            <w:spacing w:before="100" w:beforeAutospacing="1" w:after="100" w:afterAutospacing="1" w:line="240" w:lineRule="auto"/>
            <w:outlineLvl w:val="2"/>
          </w:pPr>
        </w:pPrChange>
      </w:pPr>
    </w:p>
    <w:p w14:paraId="2293B391">
      <w:pPr>
        <w:pStyle w:val="41"/>
        <w:numPr>
          <w:ilvl w:val="0"/>
          <w:numId w:val="99"/>
        </w:numPr>
        <w:spacing w:before="100" w:beforeAutospacing="1" w:after="100" w:afterAutospacing="1" w:line="360" w:lineRule="auto"/>
        <w:outlineLvl w:val="2"/>
        <w:rPr>
          <w:rFonts w:ascii="Times New Roman" w:hAnsi="Times New Roman" w:eastAsia="Times New Roman" w:cs="Times New Roman"/>
          <w:b w:val="0"/>
          <w:bCs w:val="0"/>
          <w:sz w:val="24"/>
          <w:szCs w:val="24"/>
          <w:rPrChange w:id="92" w:author="Sayed Mehmood [2]" w:date="2026-10-07T20:27:19Z">
            <w:rPr>
              <w:rFonts w:ascii="Times New Roman" w:hAnsi="Times New Roman" w:eastAsia="Times New Roman" w:cs="Times New Roman"/>
              <w:b/>
              <w:bCs/>
              <w:sz w:val="27"/>
              <w:szCs w:val="27"/>
            </w:rPr>
          </w:rPrChange>
        </w:rPr>
        <w:pPrChange w:id="91" w:author="Sayed Mehmood [2]" w:date="2026-10-07T20:27:48Z">
          <w:pPr>
            <w:pStyle w:val="41"/>
            <w:numPr>
              <w:ilvl w:val="0"/>
              <w:numId w:val="99"/>
            </w:numPr>
            <w:spacing w:before="100" w:beforeAutospacing="1" w:after="100" w:afterAutospacing="1"/>
            <w:outlineLvl w:val="2"/>
          </w:pPr>
        </w:pPrChange>
      </w:pPr>
      <w:bookmarkStart w:id="26" w:name="_Toc193890206"/>
      <w:r>
        <w:rPr>
          <w:rFonts w:ascii="Times New Roman" w:hAnsi="Times New Roman" w:eastAsia="Times New Roman" w:cs="Times New Roman"/>
          <w:b/>
          <w:bCs/>
          <w:sz w:val="27"/>
          <w:szCs w:val="27"/>
        </w:rPr>
        <w:t xml:space="preserve"> </w:t>
      </w:r>
      <w:r>
        <w:rPr>
          <w:rFonts w:ascii="Times New Roman" w:hAnsi="Times New Roman" w:eastAsia="Times New Roman" w:cs="Times New Roman"/>
          <w:b/>
          <w:bCs/>
          <w:sz w:val="28"/>
          <w:szCs w:val="28"/>
          <w:rPrChange w:id="93" w:author="Sayed Mehmood [2]" w:date="2026-10-07T20:26:39Z">
            <w:rPr>
              <w:rFonts w:ascii="Times New Roman" w:hAnsi="Times New Roman" w:eastAsia="Times New Roman" w:cs="Times New Roman"/>
              <w:b/>
              <w:bCs/>
              <w:sz w:val="27"/>
              <w:szCs w:val="27"/>
            </w:rPr>
          </w:rPrChange>
        </w:rPr>
        <w:t xml:space="preserve"> </w:t>
      </w:r>
      <w:ins w:id="94" w:author="Sayed Mehmood [2]" w:date="2026-10-07T20:27:25Z">
        <w:r>
          <w:rPr>
            <w:rFonts w:hint="default" w:ascii="Times New Roman" w:hAnsi="Times New Roman" w:eastAsia="Times New Roman" w:cs="Times New Roman"/>
            <w:b/>
            <w:bCs/>
            <w:sz w:val="28"/>
            <w:szCs w:val="28"/>
            <w:lang w:val="en-US"/>
          </w:rPr>
          <w:t>R</w:t>
        </w:r>
      </w:ins>
      <w:del w:id="95" w:author="Sayed Mehmood [2]" w:date="2026-10-07T20:27:24Z">
        <w:r>
          <w:rPr>
            <w:rFonts w:ascii="Times New Roman" w:hAnsi="Times New Roman" w:eastAsia="Times New Roman" w:cs="Times New Roman"/>
            <w:b/>
            <w:bCs/>
            <w:sz w:val="28"/>
            <w:szCs w:val="28"/>
            <w:rPrChange w:id="96" w:author="Sayed Mehmood [2]" w:date="2026-10-07T20:26:39Z">
              <w:rPr>
                <w:rFonts w:ascii="Times New Roman" w:hAnsi="Times New Roman" w:eastAsia="Times New Roman" w:cs="Times New Roman"/>
                <w:b/>
                <w:bCs/>
                <w:sz w:val="27"/>
                <w:szCs w:val="27"/>
              </w:rPr>
            </w:rPrChange>
          </w:rPr>
          <w:delText>r</w:delText>
        </w:r>
      </w:del>
      <w:r>
        <w:rPr>
          <w:rFonts w:ascii="Times New Roman" w:hAnsi="Times New Roman" w:eastAsia="Times New Roman" w:cs="Times New Roman"/>
          <w:b/>
          <w:bCs/>
          <w:sz w:val="28"/>
          <w:szCs w:val="28"/>
          <w:rPrChange w:id="97" w:author="Sayed Mehmood [2]" w:date="2026-10-07T20:26:39Z">
            <w:rPr>
              <w:rFonts w:ascii="Times New Roman" w:hAnsi="Times New Roman" w:eastAsia="Times New Roman" w:cs="Times New Roman"/>
              <w:b/>
              <w:bCs/>
              <w:sz w:val="27"/>
              <w:szCs w:val="27"/>
            </w:rPr>
          </w:rPrChange>
        </w:rPr>
        <w:t>eateOrder():</w:t>
      </w:r>
      <w:r>
        <w:rPr>
          <w:rFonts w:ascii="Times New Roman" w:hAnsi="Times New Roman" w:eastAsia="Times New Roman" w:cs="Times New Roman"/>
          <w:b/>
          <w:bCs/>
          <w:sz w:val="27"/>
          <w:szCs w:val="27"/>
        </w:rPr>
        <w:br w:type="textWrapping"/>
      </w:r>
      <w:r>
        <w:rPr>
          <w:rFonts w:ascii="Times New Roman" w:hAnsi="Times New Roman" w:eastAsia="Times New Roman" w:cs="Times New Roman"/>
          <w:b w:val="0"/>
          <w:bCs w:val="0"/>
          <w:sz w:val="24"/>
          <w:szCs w:val="24"/>
          <w:rPrChange w:id="98" w:author="Sayed Mehmood [2]" w:date="2026-10-07T20:27:19Z">
            <w:rPr>
              <w:rFonts w:ascii="Times New Roman" w:hAnsi="Times New Roman" w:eastAsia="Times New Roman" w:cs="Times New Roman"/>
              <w:b/>
              <w:bCs/>
              <w:sz w:val="27"/>
              <w:szCs w:val="27"/>
            </w:rPr>
          </w:rPrChange>
        </w:rPr>
        <w:t xml:space="preserve">Captures and validates the customer’s order information, including selected bakery items and quantities. </w:t>
      </w:r>
    </w:p>
    <w:p w14:paraId="175C900E">
      <w:pPr>
        <w:pStyle w:val="41"/>
        <w:numPr>
          <w:ilvl w:val="0"/>
          <w:numId w:val="99"/>
        </w:numPr>
        <w:spacing w:before="100" w:beforeAutospacing="1" w:after="100" w:afterAutospacing="1" w:line="360" w:lineRule="auto"/>
        <w:outlineLvl w:val="2"/>
        <w:rPr>
          <w:rFonts w:ascii="Times New Roman" w:hAnsi="Times New Roman" w:eastAsia="Times New Roman" w:cs="Times New Roman"/>
          <w:b w:val="0"/>
          <w:bCs w:val="0"/>
          <w:sz w:val="24"/>
          <w:szCs w:val="24"/>
          <w:rPrChange w:id="100" w:author="Sayed Mehmood [2]" w:date="2026-10-07T20:27:34Z">
            <w:rPr>
              <w:rFonts w:ascii="Times New Roman" w:hAnsi="Times New Roman" w:eastAsia="Times New Roman" w:cs="Times New Roman"/>
              <w:b/>
              <w:bCs/>
              <w:sz w:val="27"/>
              <w:szCs w:val="27"/>
            </w:rPr>
          </w:rPrChange>
        </w:rPr>
        <w:pPrChange w:id="99" w:author="Sayed Mehmood [2]" w:date="2026-10-07T20:27:48Z">
          <w:pPr>
            <w:pStyle w:val="41"/>
            <w:numPr>
              <w:ilvl w:val="0"/>
              <w:numId w:val="99"/>
            </w:numPr>
            <w:spacing w:before="100" w:beforeAutospacing="1" w:after="100" w:afterAutospacing="1"/>
            <w:outlineLvl w:val="2"/>
          </w:pPr>
        </w:pPrChange>
      </w:pPr>
      <w:r>
        <w:rPr>
          <w:rFonts w:ascii="Times New Roman" w:hAnsi="Times New Roman" w:eastAsia="Times New Roman" w:cs="Times New Roman"/>
          <w:b/>
          <w:bCs/>
          <w:sz w:val="27"/>
          <w:szCs w:val="27"/>
        </w:rPr>
        <w:t xml:space="preserve"> AssignSalesman():</w:t>
      </w:r>
      <w:r>
        <w:rPr>
          <w:rFonts w:ascii="Times New Roman" w:hAnsi="Times New Roman" w:eastAsia="Times New Roman" w:cs="Times New Roman"/>
          <w:b/>
          <w:bCs/>
          <w:sz w:val="27"/>
          <w:szCs w:val="27"/>
        </w:rPr>
        <w:br w:type="textWrapping"/>
      </w:r>
      <w:r>
        <w:rPr>
          <w:rFonts w:ascii="Times New Roman" w:hAnsi="Times New Roman" w:eastAsia="Times New Roman" w:cs="Times New Roman"/>
          <w:b w:val="0"/>
          <w:bCs w:val="0"/>
          <w:sz w:val="24"/>
          <w:szCs w:val="24"/>
          <w:rPrChange w:id="101" w:author="Sayed Mehmood [2]" w:date="2026-10-07T20:27:34Z">
            <w:rPr>
              <w:rFonts w:ascii="Times New Roman" w:hAnsi="Times New Roman" w:eastAsia="Times New Roman" w:cs="Times New Roman"/>
              <w:b/>
              <w:bCs/>
              <w:sz w:val="27"/>
              <w:szCs w:val="27"/>
            </w:rPr>
          </w:rPrChange>
        </w:rPr>
        <w:t xml:space="preserve">Assigns a salesman to the order for handling and processing the customer’s order. </w:t>
      </w:r>
    </w:p>
    <w:p w14:paraId="049D47E5">
      <w:pPr>
        <w:pStyle w:val="41"/>
        <w:numPr>
          <w:ilvl w:val="0"/>
          <w:numId w:val="99"/>
        </w:numPr>
        <w:spacing w:before="100" w:beforeAutospacing="1" w:after="100" w:afterAutospacing="1" w:line="360" w:lineRule="auto"/>
        <w:outlineLvl w:val="2"/>
        <w:rPr>
          <w:rFonts w:ascii="Times New Roman" w:hAnsi="Times New Roman" w:eastAsia="Times New Roman" w:cs="Times New Roman"/>
          <w:b w:val="0"/>
          <w:bCs w:val="0"/>
          <w:sz w:val="24"/>
          <w:szCs w:val="24"/>
          <w:rPrChange w:id="103" w:author="Sayed Mehmood [2]" w:date="2026-10-07T20:27:42Z">
            <w:rPr>
              <w:rFonts w:ascii="Times New Roman" w:hAnsi="Times New Roman" w:eastAsia="Times New Roman" w:cs="Times New Roman"/>
              <w:b/>
              <w:bCs/>
              <w:sz w:val="27"/>
              <w:szCs w:val="27"/>
            </w:rPr>
          </w:rPrChange>
        </w:rPr>
        <w:pPrChange w:id="102" w:author="Sayed Mehmood [2]" w:date="2026-10-07T20:27:48Z">
          <w:pPr>
            <w:pStyle w:val="41"/>
            <w:numPr>
              <w:ilvl w:val="0"/>
              <w:numId w:val="99"/>
            </w:numPr>
            <w:spacing w:before="100" w:beforeAutospacing="1" w:after="100" w:afterAutospacing="1" w:line="240" w:lineRule="auto"/>
            <w:outlineLvl w:val="2"/>
          </w:pPr>
        </w:pPrChange>
      </w:pPr>
      <w:r>
        <w:rPr>
          <w:rFonts w:ascii="Times New Roman" w:hAnsi="Times New Roman" w:eastAsia="Times New Roman" w:cs="Times New Roman"/>
          <w:b/>
          <w:bCs/>
          <w:sz w:val="27"/>
          <w:szCs w:val="27"/>
        </w:rPr>
        <w:t>UpdateOrderStatus():</w:t>
      </w:r>
      <w:r>
        <w:rPr>
          <w:rFonts w:ascii="Times New Roman" w:hAnsi="Times New Roman" w:eastAsia="Times New Roman" w:cs="Times New Roman"/>
          <w:b/>
          <w:bCs/>
          <w:sz w:val="27"/>
          <w:szCs w:val="27"/>
        </w:rPr>
        <w:br w:type="textWrapping"/>
      </w:r>
      <w:r>
        <w:rPr>
          <w:rFonts w:ascii="Times New Roman" w:hAnsi="Times New Roman" w:eastAsia="Times New Roman" w:cs="Times New Roman"/>
          <w:b w:val="0"/>
          <w:bCs w:val="0"/>
          <w:sz w:val="24"/>
          <w:szCs w:val="24"/>
          <w:rPrChange w:id="104" w:author="Sayed Mehmood [2]" w:date="2026-10-07T20:27:42Z">
            <w:rPr>
              <w:rFonts w:ascii="Times New Roman" w:hAnsi="Times New Roman" w:eastAsia="Times New Roman" w:cs="Times New Roman"/>
              <w:b/>
              <w:bCs/>
              <w:sz w:val="27"/>
              <w:szCs w:val="27"/>
            </w:rPr>
          </w:rPrChange>
        </w:rPr>
        <w:t>Tracks changes in order status, such as Pending, Confirmed, Processing, Ready, Delivered, or Completed.</w:t>
      </w:r>
    </w:p>
    <w:p w14:paraId="5615F7B1">
      <w:pPr>
        <w:pStyle w:val="41"/>
        <w:numPr>
          <w:ilvl w:val="0"/>
          <w:numId w:val="99"/>
        </w:numPr>
        <w:spacing w:before="100" w:beforeAutospacing="1" w:after="100" w:afterAutospacing="1" w:line="240" w:lineRule="auto"/>
        <w:outlineLvl w:val="2"/>
        <w:rPr>
          <w:rFonts w:ascii="Times New Roman" w:hAnsi="Times New Roman" w:eastAsia="Times New Roman" w:cs="Times New Roman"/>
          <w:b/>
          <w:bCs/>
          <w:sz w:val="27"/>
          <w:szCs w:val="27"/>
        </w:rPr>
      </w:pPr>
      <w:r>
        <w:rPr>
          <w:rStyle w:val="29"/>
        </w:rPr>
        <w:t xml:space="preserve"> Sub-Functions for </w:t>
      </w:r>
      <w:r>
        <w:rPr>
          <w:rFonts w:asciiTheme="majorHAnsi" w:hAnsiTheme="majorHAnsi" w:eastAsiaTheme="majorEastAsia" w:cstheme="majorBidi"/>
          <w:color w:val="104862" w:themeColor="accent1" w:themeShade="BF"/>
          <w:sz w:val="32"/>
          <w:szCs w:val="32"/>
        </w:rPr>
        <w:t>Product Information</w:t>
      </w:r>
      <w:bookmarkEnd w:id="26"/>
    </w:p>
    <w:p w14:paraId="03380CAF">
      <w:pPr>
        <w:numPr>
          <w:ilvl w:val="0"/>
          <w:numId w:val="100"/>
        </w:numPr>
        <w:spacing w:before="100" w:beforeAutospacing="1" w:after="100" w:afterAutospacing="1" w:line="360" w:lineRule="auto"/>
        <w:rPr>
          <w:rFonts w:ascii="Times New Roman" w:hAnsi="Times New Roman" w:eastAsia="Times New Roman" w:cs="Times New Roman"/>
          <w:sz w:val="24"/>
          <w:szCs w:val="24"/>
        </w:rPr>
        <w:pPrChange w:id="105" w:author="Sayed Mehmood [2]" w:date="2026-10-07T20:28:03Z">
          <w:pPr>
            <w:numPr>
              <w:ilvl w:val="0"/>
              <w:numId w:val="100"/>
            </w:numPr>
            <w:spacing w:before="100" w:beforeAutospacing="1" w:after="100" w:afterAutospacing="1" w:line="240" w:lineRule="auto"/>
          </w:pPr>
        </w:pPrChange>
      </w:pPr>
      <w:r>
        <w:rPr>
          <w:rFonts w:ascii="Times New Roman" w:hAnsi="Times New Roman" w:eastAsia="Times New Roman" w:cs="Times New Roman"/>
          <w:b/>
          <w:bCs/>
          <w:sz w:val="24"/>
          <w:szCs w:val="24"/>
        </w:rPr>
        <w:t>AddProduct():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Manages the process of adding a new bakery product by entering its required information, such as product name, price, and details.</w:t>
      </w:r>
    </w:p>
    <w:p w14:paraId="184B5065">
      <w:pPr>
        <w:numPr>
          <w:ilvl w:val="0"/>
          <w:numId w:val="100"/>
        </w:numPr>
        <w:spacing w:before="100" w:beforeAutospacing="1" w:after="100" w:afterAutospacing="1" w:line="360" w:lineRule="auto"/>
        <w:rPr>
          <w:rFonts w:ascii="Times New Roman" w:hAnsi="Times New Roman" w:eastAsia="Times New Roman" w:cs="Times New Roman"/>
          <w:sz w:val="24"/>
          <w:szCs w:val="24"/>
        </w:rPr>
        <w:pPrChange w:id="106" w:author="Sayed Mehmood [2]" w:date="2026-10-07T20:28:03Z">
          <w:pPr>
            <w:numPr>
              <w:ilvl w:val="0"/>
              <w:numId w:val="100"/>
            </w:numPr>
            <w:spacing w:before="100" w:beforeAutospacing="1" w:after="100" w:afterAutospacing="1" w:line="240" w:lineRule="auto"/>
          </w:pPr>
        </w:pPrChange>
      </w:pPr>
      <w:r>
        <w:rPr>
          <w:rFonts w:ascii="Times New Roman" w:hAnsi="Times New Roman" w:eastAsia="Times New Roman" w:cs="Times New Roman"/>
          <w:b/>
          <w:bCs/>
          <w:sz w:val="24"/>
          <w:szCs w:val="24"/>
        </w:rPr>
        <w:t>UpdateProduct():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Allows bakery staff to update existing product information when changes are required.</w:t>
      </w:r>
    </w:p>
    <w:p w14:paraId="1C57FCBA">
      <w:pPr>
        <w:numPr>
          <w:ilvl w:val="0"/>
          <w:numId w:val="100"/>
        </w:numPr>
        <w:spacing w:before="100" w:beforeAutospacing="1" w:after="100" w:afterAutospacing="1" w:line="360" w:lineRule="auto"/>
        <w:rPr>
          <w:rFonts w:ascii="Times New Roman" w:hAnsi="Times New Roman" w:eastAsia="Times New Roman" w:cs="Times New Roman"/>
          <w:sz w:val="24"/>
          <w:szCs w:val="24"/>
        </w:rPr>
        <w:pPrChange w:id="107" w:author="Sayed Mehmood [2]" w:date="2026-10-07T20:28:03Z">
          <w:pPr>
            <w:numPr>
              <w:ilvl w:val="0"/>
              <w:numId w:val="100"/>
            </w:numPr>
            <w:spacing w:before="100" w:beforeAutospacing="1" w:after="100" w:afterAutospacing="1" w:line="240" w:lineRule="auto"/>
          </w:pPr>
        </w:pPrChange>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ValidateProductInformation():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Checks that all required product information is complete and valid before it is saved.</w:t>
      </w:r>
    </w:p>
    <w:p w14:paraId="7687215E">
      <w:pPr>
        <w:numPr>
          <w:ilvl w:val="0"/>
          <w:numId w:val="100"/>
        </w:numPr>
        <w:spacing w:before="100" w:beforeAutospacing="1" w:after="100" w:afterAutospacing="1" w:line="360" w:lineRule="auto"/>
        <w:rPr>
          <w:rFonts w:ascii="Times New Roman" w:hAnsi="Times New Roman" w:eastAsia="Times New Roman" w:cs="Times New Roman"/>
          <w:sz w:val="24"/>
          <w:szCs w:val="24"/>
        </w:rPr>
        <w:pPrChange w:id="108" w:author="Sayed Mehmood [2]" w:date="2026-10-07T20:28:03Z">
          <w:pPr>
            <w:numPr>
              <w:ilvl w:val="0"/>
              <w:numId w:val="100"/>
            </w:numPr>
            <w:spacing w:before="100" w:beforeAutospacing="1" w:after="100" w:afterAutospacing="1" w:line="240" w:lineRule="auto"/>
          </w:pPr>
        </w:pPrChange>
      </w:pPr>
      <w:r>
        <w:rPr>
          <w:rFonts w:ascii="Times New Roman" w:hAnsi="Times New Roman" w:eastAsia="Times New Roman" w:cs="Times New Roman"/>
          <w:b/>
          <w:bCs/>
          <w:sz w:val="24"/>
          <w:szCs w:val="24"/>
        </w:rPr>
        <w:t>SaveProductInformation():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Saves the newly added or updated product information in the bakery system.</w:t>
      </w:r>
    </w:p>
    <w:p w14:paraId="3917FD06">
      <w:pPr>
        <w:numPr>
          <w:ilvl w:val="0"/>
          <w:numId w:val="100"/>
        </w:numPr>
        <w:spacing w:before="100" w:beforeAutospacing="1" w:after="100" w:afterAutospacing="1" w:line="360" w:lineRule="auto"/>
        <w:rPr>
          <w:rFonts w:ascii="Times New Roman" w:hAnsi="Times New Roman" w:eastAsia="Times New Roman" w:cs="Times New Roman"/>
          <w:sz w:val="24"/>
          <w:szCs w:val="24"/>
        </w:rPr>
        <w:pPrChange w:id="109" w:author="Sayed Mehmood [2]" w:date="2026-10-07T20:28:03Z">
          <w:pPr>
            <w:numPr>
              <w:ilvl w:val="0"/>
              <w:numId w:val="100"/>
            </w:numPr>
            <w:spacing w:before="100" w:beforeAutospacing="1" w:after="100" w:afterAutospacing="1" w:line="240" w:lineRule="auto"/>
          </w:pPr>
        </w:pPrChange>
      </w:pPr>
      <w:r>
        <w:rPr>
          <w:rFonts w:ascii="Times New Roman" w:hAnsi="Times New Roman" w:eastAsia="Times New Roman" w:cs="Times New Roman"/>
          <w:b/>
          <w:bCs/>
          <w:sz w:val="24"/>
          <w:szCs w:val="24"/>
        </w:rPr>
        <w:t>DisplayProductList():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Displays the latest list of available bakery products so that staff and customers can view current product information.</w:t>
      </w:r>
    </w:p>
    <w:p w14:paraId="68529BFB">
      <w:pPr>
        <w:numPr>
          <w:ilvl w:val="0"/>
          <w:numId w:val="100"/>
        </w:numPr>
        <w:spacing w:before="100" w:beforeAutospacing="1" w:after="100" w:afterAutospacing="1" w:line="360" w:lineRule="auto"/>
        <w:rPr>
          <w:rFonts w:ascii="Times New Roman" w:hAnsi="Times New Roman" w:eastAsia="Times New Roman" w:cs="Times New Roman"/>
          <w:sz w:val="24"/>
          <w:szCs w:val="24"/>
        </w:rPr>
        <w:pPrChange w:id="110" w:author="Sayed Mehmood [2]" w:date="2026-10-07T20:28:03Z">
          <w:pPr>
            <w:numPr>
              <w:ilvl w:val="0"/>
              <w:numId w:val="100"/>
            </w:numPr>
            <w:spacing w:before="100" w:beforeAutospacing="1" w:after="100" w:afterAutospacing="1" w:line="240" w:lineRule="auto"/>
          </w:pPr>
        </w:pPrChange>
      </w:pPr>
      <w:r>
        <w:rPr>
          <w:rFonts w:ascii="Times New Roman" w:hAnsi="Times New Roman" w:eastAsia="Times New Roman" w:cs="Times New Roman"/>
          <w:b/>
          <w:bCs/>
          <w:sz w:val="24"/>
          <w:szCs w:val="24"/>
        </w:rPr>
        <w:t>RemoveProduct():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Allows bakery staff to remove a product that is no longer available from the product list.</w:t>
      </w:r>
    </w:p>
    <w:p w14:paraId="539E8F30">
      <w:pPr>
        <w:numPr>
          <w:ilvl w:val="-1"/>
          <w:numId w:val="0"/>
        </w:numPr>
        <w:spacing w:before="100" w:beforeAutospacing="1" w:after="100" w:afterAutospacing="1" w:line="360" w:lineRule="auto"/>
        <w:ind w:left="360" w:firstLine="0"/>
        <w:rPr>
          <w:rFonts w:ascii="Times New Roman" w:hAnsi="Times New Roman" w:eastAsia="Times New Roman" w:cs="Times New Roman"/>
          <w:sz w:val="24"/>
          <w:szCs w:val="24"/>
        </w:rPr>
        <w:pPrChange w:id="111" w:author="Sayed Mehmood [2]" w:date="2026-10-07T20:28:10Z">
          <w:pPr>
            <w:numPr>
              <w:ilvl w:val="0"/>
              <w:numId w:val="100"/>
            </w:numPr>
            <w:spacing w:before="100" w:beforeAutospacing="1" w:after="100" w:afterAutospacing="1" w:line="240" w:lineRule="auto"/>
          </w:pPr>
        </w:pPrChange>
      </w:pPr>
    </w:p>
    <w:p w14:paraId="1B708513">
      <w:pPr>
        <w:pStyle w:val="3"/>
        <w:spacing w:before="100" w:beforeAutospacing="1" w:after="100" w:afterAutospacing="1"/>
        <w:rPr>
          <w:rFonts w:eastAsia="Times New Roman"/>
        </w:rPr>
      </w:pPr>
      <w:bookmarkStart w:id="27" w:name="_Toc193890207"/>
    </w:p>
    <w:p w14:paraId="1ADB5C06">
      <w:pPr>
        <w:pStyle w:val="3"/>
        <w:spacing w:before="100" w:beforeAutospacing="1" w:after="100" w:afterAutospacing="1"/>
        <w:rPr>
          <w:rFonts w:eastAsia="Times New Roman"/>
        </w:rPr>
      </w:pPr>
      <w:r>
        <w:rPr>
          <w:rFonts w:eastAsia="Times New Roman"/>
        </w:rPr>
        <w:t xml:space="preserve">Sub-Functions for </w:t>
      </w:r>
      <w:r>
        <w:rPr>
          <w:rFonts w:eastAsia="Times New Roman"/>
          <w:b/>
          <w:bCs/>
          <w:sz w:val="24"/>
          <w:szCs w:val="24"/>
        </w:rPr>
        <w:t>O</w:t>
      </w:r>
      <w:r>
        <w:rPr>
          <w:rFonts w:eastAsia="Times New Roman"/>
          <w:b/>
          <w:bCs/>
          <w:sz w:val="28"/>
          <w:szCs w:val="28"/>
        </w:rPr>
        <w:t>rder Status and Notification</w:t>
      </w:r>
      <w:r>
        <w:rPr>
          <w:rFonts w:eastAsia="Times New Roman"/>
        </w:rPr>
        <w:t xml:space="preserve"> Mechanism</w:t>
      </w:r>
      <w:bookmarkEnd w:id="27"/>
    </w:p>
    <w:p w14:paraId="0D3EB4D0">
      <w:pPr>
        <w:pStyle w:val="2"/>
        <w:numPr>
          <w:ilvl w:val="0"/>
          <w:numId w:val="101"/>
        </w:numPr>
        <w:tabs>
          <w:tab w:val="clear" w:pos="720"/>
        </w:tabs>
        <w:spacing w:before="120" w:after="0"/>
        <w:ind w:left="792"/>
        <w:rPr>
          <w:rFonts w:eastAsia="Times New Roman"/>
          <w:sz w:val="24"/>
          <w:szCs w:val="24"/>
        </w:rPr>
      </w:pPr>
      <w:r>
        <w:rPr>
          <w:rFonts w:eastAsia="Times New Roman"/>
          <w:b/>
          <w:bCs/>
          <w:sz w:val="24"/>
          <w:szCs w:val="24"/>
        </w:rPr>
        <w:t>UpdateOrderStatus():</w:t>
      </w:r>
      <w:r>
        <w:rPr>
          <w:rFonts w:eastAsia="Times New Roman"/>
          <w:sz w:val="24"/>
          <w:szCs w:val="24"/>
        </w:rPr>
        <w:br w:type="textWrapping"/>
      </w:r>
      <w:r>
        <w:rPr>
          <w:rFonts w:eastAsia="Times New Roman"/>
          <w:sz w:val="24"/>
          <w:szCs w:val="24"/>
        </w:rPr>
        <w:t>Allows bakery staff to update the current status of a customer order, such as its latest processing or delivery status.</w:t>
      </w:r>
    </w:p>
    <w:p w14:paraId="39AB3E18">
      <w:pPr>
        <w:pStyle w:val="2"/>
        <w:numPr>
          <w:ilvl w:val="0"/>
          <w:numId w:val="101"/>
        </w:numPr>
        <w:tabs>
          <w:tab w:val="clear" w:pos="720"/>
        </w:tabs>
        <w:spacing w:before="120" w:after="0"/>
        <w:ind w:left="792"/>
        <w:rPr>
          <w:rFonts w:eastAsia="Times New Roman"/>
          <w:sz w:val="24"/>
          <w:szCs w:val="24"/>
        </w:rPr>
      </w:pPr>
      <w:r>
        <w:rPr>
          <w:rFonts w:eastAsia="Times New Roman"/>
          <w:b/>
          <w:bCs/>
          <w:sz w:val="24"/>
          <w:szCs w:val="24"/>
        </w:rPr>
        <w:t>RetrieveOrderStatus():</w:t>
      </w:r>
      <w:r>
        <w:rPr>
          <w:rFonts w:eastAsia="Times New Roman"/>
          <w:sz w:val="24"/>
          <w:szCs w:val="24"/>
        </w:rPr>
        <w:br w:type="textWrapping"/>
      </w:r>
      <w:r>
        <w:rPr>
          <w:rFonts w:eastAsia="Times New Roman"/>
          <w:sz w:val="24"/>
          <w:szCs w:val="24"/>
        </w:rPr>
        <w:t>Retrieves and displays the current status and details of a customer's order.</w:t>
      </w:r>
    </w:p>
    <w:p w14:paraId="7979F0D6">
      <w:pPr>
        <w:pStyle w:val="2"/>
        <w:numPr>
          <w:ilvl w:val="0"/>
          <w:numId w:val="101"/>
        </w:numPr>
        <w:tabs>
          <w:tab w:val="clear" w:pos="720"/>
        </w:tabs>
        <w:spacing w:before="120" w:after="0"/>
        <w:ind w:left="792"/>
        <w:rPr>
          <w:rFonts w:eastAsia="Times New Roman"/>
          <w:sz w:val="24"/>
          <w:szCs w:val="24"/>
        </w:rPr>
      </w:pPr>
      <w:r>
        <w:rPr>
          <w:rFonts w:eastAsia="Times New Roman"/>
          <w:b/>
          <w:bCs/>
          <w:sz w:val="24"/>
          <w:szCs w:val="24"/>
        </w:rPr>
        <w:t>NotificationHandler():</w:t>
      </w:r>
      <w:r>
        <w:rPr>
          <w:rFonts w:eastAsia="Times New Roman"/>
          <w:sz w:val="24"/>
          <w:szCs w:val="24"/>
        </w:rPr>
        <w:br w:type="textWrapping"/>
      </w:r>
      <w:r>
        <w:rPr>
          <w:rFonts w:eastAsia="Times New Roman"/>
          <w:sz w:val="24"/>
          <w:szCs w:val="24"/>
        </w:rPr>
        <w:t>Sends notifications or confirmation messages to customers when their order status or delivery information is updated.</w:t>
      </w:r>
    </w:p>
    <w:p w14:paraId="561944F1">
      <w:pPr>
        <w:pStyle w:val="2"/>
        <w:numPr>
          <w:ilvl w:val="0"/>
          <w:numId w:val="101"/>
        </w:numPr>
        <w:tabs>
          <w:tab w:val="clear" w:pos="720"/>
        </w:tabs>
        <w:spacing w:before="120" w:after="0"/>
        <w:ind w:left="792"/>
        <w:rPr>
          <w:rFonts w:eastAsia="Times New Roman"/>
          <w:sz w:val="24"/>
          <w:szCs w:val="24"/>
        </w:rPr>
      </w:pPr>
      <w:r>
        <w:rPr>
          <w:rFonts w:eastAsia="Times New Roman"/>
          <w:b/>
          <w:bCs/>
          <w:sz w:val="24"/>
          <w:szCs w:val="24"/>
        </w:rPr>
        <w:t>DisplayOrderInformation():</w:t>
      </w:r>
      <w:r>
        <w:rPr>
          <w:rFonts w:eastAsia="Times New Roman"/>
          <w:sz w:val="24"/>
          <w:szCs w:val="24"/>
        </w:rPr>
        <w:br w:type="textWrapping"/>
      </w:r>
      <w:r>
        <w:rPr>
          <w:rFonts w:eastAsia="Times New Roman"/>
          <w:sz w:val="24"/>
          <w:szCs w:val="24"/>
        </w:rPr>
        <w:t>Displays the latest order information so that customers can view the current details of their order.</w:t>
      </w:r>
    </w:p>
    <w:p w14:paraId="2276AD7D">
      <w:pPr>
        <w:pStyle w:val="2"/>
        <w:spacing w:before="100" w:beforeAutospacing="1" w:after="100" w:afterAutospacing="1"/>
        <w:rPr>
          <w:rFonts w:eastAsia="Times New Roman"/>
        </w:rPr>
      </w:pPr>
    </w:p>
    <w:p w14:paraId="3ED3DC25">
      <w:pPr>
        <w:numPr>
          <w:ilvl w:val="0"/>
          <w:numId w:val="102"/>
        </w:numPr>
        <w:spacing w:before="100" w:beforeAutospacing="1" w:after="100" w:afterAutospacing="1" w:line="240" w:lineRule="auto"/>
        <w:rPr>
          <w:rFonts w:ascii="Times New Roman" w:hAnsi="Times New Roman" w:eastAsia="Times New Roman" w:cs="Times New Roman"/>
          <w:sz w:val="24"/>
          <w:szCs w:val="24"/>
        </w:rPr>
      </w:pPr>
    </w:p>
    <w:p w14:paraId="35E32784">
      <w:pPr>
        <w:pStyle w:val="2"/>
        <w:spacing w:before="100" w:beforeAutospacing="1" w:after="100" w:afterAutospacing="1"/>
        <w:rPr>
          <w:rFonts w:eastAsia="Times New Roman"/>
        </w:rPr>
      </w:pPr>
      <w:bookmarkStart w:id="28" w:name="_Toc193890208"/>
    </w:p>
    <w:p w14:paraId="37B36EED">
      <w:pPr>
        <w:pStyle w:val="2"/>
        <w:spacing w:before="100" w:beforeAutospacing="1" w:after="100" w:afterAutospacing="1"/>
        <w:rPr>
          <w:rFonts w:eastAsia="Times New Roman"/>
        </w:rPr>
      </w:pPr>
      <w:r>
        <w:rPr>
          <w:rFonts w:eastAsia="Times New Roman"/>
        </w:rPr>
        <w:t xml:space="preserve"> Performance Requirements</w:t>
      </w:r>
      <w:bookmarkEnd w:id="28"/>
    </w:p>
    <w:p w14:paraId="5392DE7D">
      <w:pPr>
        <w:numPr>
          <w:ilvl w:val="0"/>
          <w:numId w:val="103"/>
        </w:numPr>
        <w:spacing w:before="100" w:beforeAutospacing="1" w:after="100" w:afterAutospacing="1" w:line="360" w:lineRule="auto"/>
        <w:rPr>
          <w:rFonts w:ascii="Times New Roman" w:hAnsi="Times New Roman" w:eastAsia="Times New Roman" w:cs="Times New Roman"/>
          <w:sz w:val="24"/>
          <w:szCs w:val="24"/>
        </w:rPr>
        <w:pPrChange w:id="112" w:author="Sayed Mehmood [2]" w:date="2026-10-07T20:28:29Z">
          <w:pPr>
            <w:numPr>
              <w:ilvl w:val="0"/>
              <w:numId w:val="103"/>
            </w:numPr>
            <w:spacing w:before="100" w:beforeAutospacing="1" w:after="100" w:afterAutospacing="1" w:line="240" w:lineRule="auto"/>
          </w:pPr>
        </w:pPrChange>
      </w:pPr>
      <w:r>
        <w:rPr>
          <w:rFonts w:ascii="Times New Roman" w:hAnsi="Times New Roman" w:eastAsia="Times New Roman" w:cs="Times New Roman"/>
          <w:b/>
          <w:bCs/>
          <w:sz w:val="24"/>
          <w:szCs w:val="24"/>
        </w:rPr>
        <w:t>Response Time: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All core operations, such as viewing products, placing an order, booking an order, processing payment, and updating order information, should be completed within </w:t>
      </w:r>
      <w:r>
        <w:rPr>
          <w:rFonts w:ascii="Times New Roman" w:hAnsi="Times New Roman" w:eastAsia="Times New Roman" w:cs="Times New Roman"/>
          <w:b/>
          <w:bCs/>
          <w:sz w:val="24"/>
          <w:szCs w:val="24"/>
        </w:rPr>
        <w:t>2–3 seconds</w:t>
      </w:r>
      <w:r>
        <w:rPr>
          <w:rFonts w:ascii="Times New Roman" w:hAnsi="Times New Roman" w:eastAsia="Times New Roman" w:cs="Times New Roman"/>
          <w:sz w:val="24"/>
          <w:szCs w:val="24"/>
        </w:rPr>
        <w:t xml:space="preserve"> under normal operating conditions.</w:t>
      </w:r>
    </w:p>
    <w:p w14:paraId="446E38DA">
      <w:pPr>
        <w:numPr>
          <w:ilvl w:val="0"/>
          <w:numId w:val="103"/>
        </w:numPr>
        <w:spacing w:before="100" w:beforeAutospacing="1" w:after="100" w:afterAutospacing="1" w:line="360" w:lineRule="auto"/>
        <w:rPr>
          <w:rFonts w:ascii="Times New Roman" w:hAnsi="Times New Roman" w:eastAsia="Times New Roman" w:cs="Times New Roman"/>
          <w:sz w:val="24"/>
          <w:szCs w:val="24"/>
        </w:rPr>
        <w:pPrChange w:id="113" w:author="Sayed Mehmood [2]" w:date="2026-10-07T20:28:29Z">
          <w:pPr>
            <w:numPr>
              <w:ilvl w:val="0"/>
              <w:numId w:val="103"/>
            </w:numPr>
            <w:spacing w:before="100" w:beforeAutospacing="1" w:after="100" w:afterAutospacing="1" w:line="240" w:lineRule="auto"/>
          </w:pPr>
        </w:pPrChange>
      </w:pPr>
      <w:r>
        <w:rPr>
          <w:rFonts w:ascii="Times New Roman" w:hAnsi="Times New Roman" w:eastAsia="Times New Roman" w:cs="Times New Roman"/>
          <w:b/>
          <w:bCs/>
          <w:sz w:val="24"/>
          <w:szCs w:val="24"/>
        </w:rPr>
        <w:t>Scalability: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The system should support concurrent access by at least </w:t>
      </w:r>
      <w:r>
        <w:rPr>
          <w:rFonts w:ascii="Times New Roman" w:hAnsi="Times New Roman" w:eastAsia="Times New Roman" w:cs="Times New Roman"/>
          <w:b/>
          <w:bCs/>
          <w:sz w:val="24"/>
          <w:szCs w:val="24"/>
        </w:rPr>
        <w:t>500 customers and bakery staff</w:t>
      </w:r>
      <w:r>
        <w:rPr>
          <w:rFonts w:ascii="Times New Roman" w:hAnsi="Times New Roman" w:eastAsia="Times New Roman" w:cs="Times New Roman"/>
          <w:sz w:val="24"/>
          <w:szCs w:val="24"/>
        </w:rPr>
        <w:t xml:space="preserve"> during busy periods without significant performance degradation.</w:t>
      </w:r>
    </w:p>
    <w:p w14:paraId="5387DC0F">
      <w:pPr>
        <w:numPr>
          <w:ilvl w:val="0"/>
          <w:numId w:val="103"/>
        </w:numPr>
        <w:spacing w:before="100" w:beforeAutospacing="1" w:after="100" w:afterAutospacing="1" w:line="360" w:lineRule="auto"/>
        <w:rPr>
          <w:rFonts w:ascii="Times New Roman" w:hAnsi="Times New Roman" w:eastAsia="Times New Roman" w:cs="Times New Roman"/>
          <w:sz w:val="24"/>
          <w:szCs w:val="24"/>
        </w:rPr>
        <w:pPrChange w:id="114" w:author="Sayed Mehmood [2]" w:date="2026-10-07T20:28:46Z">
          <w:pPr>
            <w:numPr>
              <w:ilvl w:val="0"/>
              <w:numId w:val="103"/>
            </w:numPr>
            <w:spacing w:before="100" w:beforeAutospacing="1" w:after="100" w:afterAutospacing="1" w:line="240" w:lineRule="auto"/>
          </w:pPr>
        </w:pPrChange>
      </w:pPr>
      <w:r>
        <w:rPr>
          <w:rFonts w:ascii="Times New Roman" w:hAnsi="Times New Roman" w:eastAsia="Times New Roman" w:cs="Times New Roman"/>
          <w:b/>
          <w:bCs/>
          <w:sz w:val="24"/>
          <w:szCs w:val="24"/>
        </w:rPr>
        <w:t>Data Throughput: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The system should handle frequent updates to </w:t>
      </w:r>
      <w:r>
        <w:rPr>
          <w:rFonts w:ascii="Times New Roman" w:hAnsi="Times New Roman" w:eastAsia="Times New Roman" w:cs="Times New Roman"/>
          <w:b/>
          <w:bCs/>
          <w:sz w:val="24"/>
          <w:szCs w:val="24"/>
        </w:rPr>
        <w:t>orders, product information, sales records, payment information, and delivery details</w:t>
      </w:r>
      <w:r>
        <w:rPr>
          <w:rFonts w:ascii="Times New Roman" w:hAnsi="Times New Roman" w:eastAsia="Times New Roman" w:cs="Times New Roman"/>
          <w:sz w:val="24"/>
          <w:szCs w:val="24"/>
        </w:rPr>
        <w:t>, ensuring that the latest information is available to users.</w:t>
      </w:r>
    </w:p>
    <w:p w14:paraId="1E1215A0">
      <w:pPr>
        <w:numPr>
          <w:ilvl w:val="0"/>
          <w:numId w:val="103"/>
        </w:numPr>
        <w:spacing w:before="100" w:beforeAutospacing="1" w:after="100" w:afterAutospacing="1" w:line="360" w:lineRule="auto"/>
        <w:rPr>
          <w:rFonts w:ascii="Times New Roman" w:hAnsi="Times New Roman" w:eastAsia="Times New Roman" w:cs="Times New Roman"/>
          <w:sz w:val="24"/>
          <w:szCs w:val="24"/>
        </w:rPr>
        <w:pPrChange w:id="115" w:author="Sayed Mehmood [2]" w:date="2026-10-07T20:28:46Z">
          <w:pPr>
            <w:numPr>
              <w:ilvl w:val="0"/>
              <w:numId w:val="103"/>
            </w:numPr>
            <w:spacing w:before="100" w:beforeAutospacing="1" w:after="100" w:afterAutospacing="1" w:line="240" w:lineRule="auto"/>
          </w:pPr>
        </w:pPrChange>
      </w:pPr>
      <w:r>
        <w:rPr>
          <w:rFonts w:ascii="Times New Roman" w:hAnsi="Times New Roman" w:eastAsia="Times New Roman" w:cs="Times New Roman"/>
          <w:b/>
          <w:bCs/>
          <w:sz w:val="24"/>
          <w:szCs w:val="24"/>
        </w:rPr>
        <w:t>Backup and Recovery: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Regular backups should be performed during predefined maintenance periods. In case of a critical system failure, the system should recover within </w:t>
      </w:r>
      <w:r>
        <w:rPr>
          <w:rFonts w:ascii="Times New Roman" w:hAnsi="Times New Roman" w:eastAsia="Times New Roman" w:cs="Times New Roman"/>
          <w:b/>
          <w:bCs/>
          <w:sz w:val="24"/>
          <w:szCs w:val="24"/>
        </w:rPr>
        <w:t>5 minutes</w:t>
      </w:r>
      <w:r>
        <w:rPr>
          <w:rFonts w:ascii="Times New Roman" w:hAnsi="Times New Roman" w:eastAsia="Times New Roman" w:cs="Times New Roman"/>
          <w:sz w:val="24"/>
          <w:szCs w:val="24"/>
        </w:rPr>
        <w:t xml:space="preserve"> while minimizing the loss of customer orders, payment records, and other important bakery information.</w:t>
      </w:r>
    </w:p>
    <w:p w14:paraId="36D45D5D">
      <w:pPr>
        <w:numPr>
          <w:ilvl w:val="0"/>
          <w:numId w:val="103"/>
        </w:numPr>
        <w:spacing w:before="100" w:beforeAutospacing="1" w:after="100" w:afterAutospacing="1" w:line="360" w:lineRule="auto"/>
        <w:rPr>
          <w:rFonts w:ascii="Times New Roman" w:hAnsi="Times New Roman" w:eastAsia="Times New Roman" w:cs="Times New Roman"/>
          <w:sz w:val="24"/>
          <w:szCs w:val="24"/>
        </w:rPr>
        <w:pPrChange w:id="116" w:author="Sayed Mehmood [2]" w:date="2026-10-07T20:28:46Z">
          <w:pPr>
            <w:numPr>
              <w:ilvl w:val="0"/>
              <w:numId w:val="103"/>
            </w:numPr>
            <w:spacing w:before="100" w:beforeAutospacing="1" w:after="100" w:afterAutospacing="1" w:line="240" w:lineRule="auto"/>
          </w:pPr>
        </w:pPrChange>
      </w:pPr>
      <w:r>
        <w:rPr>
          <w:rFonts w:ascii="Times New Roman" w:hAnsi="Times New Roman" w:eastAsia="Times New Roman" w:cs="Times New Roman"/>
          <w:b/>
          <w:bCs/>
          <w:sz w:val="24"/>
          <w:szCs w:val="24"/>
        </w:rPr>
        <w:t>Order Processing Performance: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 system should process customer orders efficiently and provide order confirmation without unnecessary delay.</w:t>
      </w:r>
    </w:p>
    <w:p w14:paraId="0C0E8225">
      <w:pPr>
        <w:numPr>
          <w:ilvl w:val="0"/>
          <w:numId w:val="103"/>
        </w:numPr>
        <w:spacing w:before="100" w:beforeAutospacing="1" w:after="100" w:afterAutospacing="1" w:line="360" w:lineRule="auto"/>
        <w:rPr>
          <w:rFonts w:ascii="Times New Roman" w:hAnsi="Times New Roman" w:eastAsia="Times New Roman" w:cs="Times New Roman"/>
          <w:sz w:val="24"/>
          <w:szCs w:val="24"/>
        </w:rPr>
        <w:pPrChange w:id="117" w:author="Sayed Mehmood [2]" w:date="2026-10-07T20:28:46Z">
          <w:pPr>
            <w:numPr>
              <w:ilvl w:val="0"/>
              <w:numId w:val="103"/>
            </w:numPr>
            <w:spacing w:before="100" w:beforeAutospacing="1" w:after="100" w:afterAutospacing="1" w:line="240" w:lineRule="auto"/>
          </w:pPr>
        </w:pPrChange>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Payment Processing Performance: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Payment requests should be processed efficiently, and the system should record successful payments and confirm the order without significant delay.</w:t>
      </w:r>
    </w:p>
    <w:p w14:paraId="5BCA0A32">
      <w:pPr>
        <w:numPr>
          <w:ilvl w:val="-1"/>
          <w:numId w:val="0"/>
        </w:numPr>
        <w:spacing w:before="100" w:beforeAutospacing="1" w:after="100" w:afterAutospacing="1" w:line="360" w:lineRule="auto"/>
        <w:ind w:left="360" w:firstLine="0"/>
        <w:rPr>
          <w:rFonts w:ascii="Times New Roman" w:hAnsi="Times New Roman" w:eastAsia="Times New Roman" w:cs="Times New Roman"/>
          <w:sz w:val="24"/>
          <w:szCs w:val="24"/>
        </w:rPr>
        <w:pPrChange w:id="118" w:author="Sayed Mehmood [2]" w:date="2026-10-07T20:28:56Z">
          <w:pPr>
            <w:numPr>
              <w:ilvl w:val="0"/>
              <w:numId w:val="103"/>
            </w:numPr>
            <w:spacing w:before="100" w:beforeAutospacing="1" w:after="100" w:afterAutospacing="1" w:line="240" w:lineRule="auto"/>
          </w:pPr>
        </w:pPrChange>
      </w:pPr>
    </w:p>
    <w:p w14:paraId="3D6599ED">
      <w:pPr>
        <w:pStyle w:val="2"/>
        <w:spacing w:before="100" w:beforeAutospacing="1" w:after="100" w:afterAutospacing="1" w:line="360" w:lineRule="auto"/>
        <w:rPr>
          <w:rFonts w:eastAsia="Times New Roman"/>
        </w:rPr>
        <w:pPrChange w:id="119" w:author="Sayed Mehmood [2]" w:date="2026-10-07T20:28:46Z">
          <w:pPr>
            <w:pStyle w:val="2"/>
            <w:spacing w:before="100" w:beforeAutospacing="1" w:after="100" w:afterAutospacing="1"/>
          </w:pPr>
        </w:pPrChange>
      </w:pPr>
    </w:p>
    <w:p w14:paraId="567D2A95">
      <w:pPr>
        <w:spacing w:before="0" w:beforeAutospacing="0" w:after="160" w:afterAutospacing="0" w:line="259" w:lineRule="auto"/>
        <w:ind w:left="0"/>
        <w:rPr>
          <w:rFonts w:eastAsiaTheme="minorHAnsi"/>
        </w:rPr>
      </w:pPr>
    </w:p>
    <w:p w14:paraId="280D71A7">
      <w:pPr>
        <w:pStyle w:val="41"/>
        <w:rPr>
          <w:ins w:id="120" w:author="Sayed Mehmood [2]" w:date="2026-10-07T20:29:05Z"/>
          <w:rFonts w:ascii="Times New Roman" w:hAnsi="Times New Roman" w:cs="Times New Roman"/>
          <w:b/>
          <w:bCs/>
          <w:sz w:val="32"/>
          <w:szCs w:val="32"/>
        </w:rPr>
      </w:pPr>
    </w:p>
    <w:p w14:paraId="5D66810F">
      <w:pPr>
        <w:pStyle w:val="41"/>
        <w:rPr>
          <w:ins w:id="121" w:author="Sayed Mehmood [2]" w:date="2026-10-07T20:29:06Z"/>
          <w:rFonts w:ascii="Times New Roman" w:hAnsi="Times New Roman" w:cs="Times New Roman"/>
          <w:b/>
          <w:bCs/>
          <w:sz w:val="32"/>
          <w:szCs w:val="32"/>
        </w:rPr>
      </w:pPr>
    </w:p>
    <w:p w14:paraId="40ED3052">
      <w:pPr>
        <w:pStyle w:val="41"/>
        <w:rPr>
          <w:ins w:id="122" w:author="Sayed Mehmood [2]" w:date="2026-10-07T20:29:06Z"/>
          <w:rFonts w:ascii="Times New Roman" w:hAnsi="Times New Roman" w:cs="Times New Roman"/>
          <w:b/>
          <w:bCs/>
          <w:sz w:val="32"/>
          <w:szCs w:val="32"/>
        </w:rPr>
      </w:pPr>
    </w:p>
    <w:p w14:paraId="7E6659B5">
      <w:pPr>
        <w:pStyle w:val="41"/>
        <w:rPr>
          <w:ins w:id="123" w:author="Sayed Mehmood [2]" w:date="2026-10-07T20:29:06Z"/>
          <w:rFonts w:ascii="Times New Roman" w:hAnsi="Times New Roman" w:cs="Times New Roman"/>
          <w:b/>
          <w:bCs/>
          <w:sz w:val="32"/>
          <w:szCs w:val="32"/>
        </w:rPr>
      </w:pPr>
    </w:p>
    <w:p w14:paraId="5D0DB379">
      <w:pPr>
        <w:pStyle w:val="41"/>
        <w:rPr>
          <w:ins w:id="124" w:author="Sayed Mehmood [2]" w:date="2026-10-07T20:29:07Z"/>
          <w:rFonts w:ascii="Times New Roman" w:hAnsi="Times New Roman" w:cs="Times New Roman"/>
          <w:b/>
          <w:bCs/>
          <w:sz w:val="32"/>
          <w:szCs w:val="32"/>
        </w:rPr>
      </w:pPr>
    </w:p>
    <w:p w14:paraId="0EF07C4C">
      <w:pPr>
        <w:pStyle w:val="41"/>
        <w:rPr>
          <w:ins w:id="125" w:author="Sayed Mehmood [2]" w:date="2026-10-07T20:29:07Z"/>
          <w:rFonts w:ascii="Times New Roman" w:hAnsi="Times New Roman" w:cs="Times New Roman"/>
          <w:b/>
          <w:bCs/>
          <w:sz w:val="32"/>
          <w:szCs w:val="32"/>
        </w:rPr>
      </w:pPr>
    </w:p>
    <w:p w14:paraId="33B70E0E">
      <w:pPr>
        <w:pStyle w:val="41"/>
        <w:rPr>
          <w:ins w:id="126" w:author="Sayed Mehmood [2]" w:date="2026-10-07T20:29:07Z"/>
          <w:rFonts w:ascii="Times New Roman" w:hAnsi="Times New Roman" w:cs="Times New Roman"/>
          <w:b/>
          <w:bCs/>
          <w:sz w:val="32"/>
          <w:szCs w:val="32"/>
        </w:rPr>
      </w:pPr>
    </w:p>
    <w:p w14:paraId="3B0908FB">
      <w:pPr>
        <w:pStyle w:val="41"/>
        <w:rPr>
          <w:ins w:id="127" w:author="Sayed Mehmood [2]" w:date="2026-10-07T20:29:07Z"/>
          <w:rFonts w:ascii="Times New Roman" w:hAnsi="Times New Roman" w:cs="Times New Roman"/>
          <w:b/>
          <w:bCs/>
          <w:sz w:val="32"/>
          <w:szCs w:val="32"/>
        </w:rPr>
      </w:pPr>
    </w:p>
    <w:p w14:paraId="60321CF8">
      <w:pPr>
        <w:pStyle w:val="41"/>
        <w:rPr>
          <w:ins w:id="128" w:author="Sayed Mehmood [2]" w:date="2026-10-07T20:29:07Z"/>
          <w:rFonts w:ascii="Times New Roman" w:hAnsi="Times New Roman" w:cs="Times New Roman"/>
          <w:b/>
          <w:bCs/>
          <w:sz w:val="32"/>
          <w:szCs w:val="32"/>
        </w:rPr>
      </w:pPr>
    </w:p>
    <w:p w14:paraId="10598CA3">
      <w:pPr>
        <w:pStyle w:val="41"/>
        <w:rPr>
          <w:ins w:id="129" w:author="Sayed Mehmood [2]" w:date="2026-10-07T20:29:08Z"/>
          <w:rFonts w:ascii="Times New Roman" w:hAnsi="Times New Roman" w:cs="Times New Roman"/>
          <w:b/>
          <w:bCs/>
          <w:sz w:val="32"/>
          <w:szCs w:val="32"/>
        </w:rPr>
      </w:pPr>
    </w:p>
    <w:p w14:paraId="580CCF26">
      <w:pPr>
        <w:pStyle w:val="41"/>
        <w:rPr>
          <w:ins w:id="130" w:author="Sayed Mehmood [2]" w:date="2026-10-07T20:29:08Z"/>
          <w:rFonts w:ascii="Times New Roman" w:hAnsi="Times New Roman" w:cs="Times New Roman"/>
          <w:b/>
          <w:bCs/>
          <w:sz w:val="32"/>
          <w:szCs w:val="32"/>
        </w:rPr>
      </w:pPr>
    </w:p>
    <w:p w14:paraId="33015786">
      <w:pPr>
        <w:pStyle w:val="41"/>
        <w:rPr>
          <w:ins w:id="131" w:author="Sayed Mehmood [2]" w:date="2026-10-07T20:29:08Z"/>
          <w:rFonts w:ascii="Times New Roman" w:hAnsi="Times New Roman" w:cs="Times New Roman"/>
          <w:b/>
          <w:bCs/>
          <w:sz w:val="32"/>
          <w:szCs w:val="32"/>
        </w:rPr>
      </w:pPr>
    </w:p>
    <w:p w14:paraId="736429E8">
      <w:pPr>
        <w:pStyle w:val="41"/>
        <w:rPr>
          <w:ins w:id="132" w:author="Sayed Mehmood [2]" w:date="2026-10-07T20:29:08Z"/>
          <w:rFonts w:ascii="Times New Roman" w:hAnsi="Times New Roman" w:cs="Times New Roman"/>
          <w:b/>
          <w:bCs/>
          <w:sz w:val="32"/>
          <w:szCs w:val="32"/>
        </w:rPr>
      </w:pPr>
    </w:p>
    <w:p w14:paraId="102AC8D3">
      <w:pPr>
        <w:pStyle w:val="41"/>
        <w:rPr>
          <w:ins w:id="133" w:author="Sayed Mehmood [2]" w:date="2026-10-07T20:29:08Z"/>
          <w:rFonts w:ascii="Times New Roman" w:hAnsi="Times New Roman" w:cs="Times New Roman"/>
          <w:b/>
          <w:bCs/>
          <w:sz w:val="32"/>
          <w:szCs w:val="32"/>
        </w:rPr>
      </w:pPr>
    </w:p>
    <w:p w14:paraId="0D3901E0">
      <w:pPr>
        <w:pStyle w:val="41"/>
        <w:rPr>
          <w:rFonts w:ascii="Times New Roman" w:hAnsi="Times New Roman" w:cs="Times New Roman"/>
          <w:b/>
          <w:bCs/>
          <w:sz w:val="32"/>
          <w:szCs w:val="32"/>
        </w:rPr>
      </w:pPr>
    </w:p>
    <w:p w14:paraId="6B413519">
      <w:pPr>
        <w:pStyle w:val="41"/>
        <w:numPr>
          <w:ilvl w:val="0"/>
          <w:numId w:val="89"/>
        </w:numPr>
        <w:rPr>
          <w:rFonts w:ascii="Times New Roman" w:hAnsi="Times New Roman" w:cs="Times New Roman"/>
          <w:b/>
          <w:bCs/>
          <w:sz w:val="32"/>
          <w:szCs w:val="32"/>
        </w:rPr>
      </w:pPr>
      <w:r>
        <w:rPr>
          <w:rFonts w:ascii="Times New Roman" w:hAnsi="Times New Roman" w:cs="Times New Roman"/>
          <w:b/>
          <w:bCs/>
          <w:sz w:val="32"/>
          <w:szCs w:val="32"/>
        </w:rPr>
        <w:t>Domain MODEL</w:t>
      </w:r>
    </w:p>
    <w:p w14:paraId="05C7F19E">
      <w:pPr>
        <w:pStyle w:val="41"/>
        <w:rPr>
          <w:rFonts w:ascii="Times New Roman" w:hAnsi="Times New Roman" w:cs="Times New Roman"/>
          <w:b/>
          <w:bCs/>
          <w:sz w:val="32"/>
          <w:szCs w:val="32"/>
        </w:rPr>
      </w:pPr>
    </w:p>
    <w:p w14:paraId="7E6394C3">
      <w:pPr>
        <w:pStyle w:val="41"/>
        <w:rPr>
          <w:rFonts w:ascii="Times New Roman" w:hAnsi="Times New Roman" w:cs="Times New Roman"/>
          <w:b/>
          <w:bCs/>
          <w:sz w:val="32"/>
          <w:szCs w:val="32"/>
        </w:rPr>
      </w:pPr>
      <w:r>
        <w:rPr>
          <w:rFonts w:ascii="Arial"/>
          <w:b/>
          <w:sz w:val="6"/>
        </w:rPr>
        <w:drawing>
          <wp:inline distT="0" distB="0" distL="0" distR="0">
            <wp:extent cx="5943600" cy="4325620"/>
            <wp:effectExtent l="0" t="0" r="0" b="0"/>
            <wp:docPr id="125878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0200"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25620"/>
                    </a:xfrm>
                    <a:prstGeom prst="rect">
                      <a:avLst/>
                    </a:prstGeom>
                  </pic:spPr>
                </pic:pic>
              </a:graphicData>
            </a:graphic>
          </wp:inline>
        </w:drawing>
      </w:r>
    </w:p>
    <w:p w14:paraId="26CDD049">
      <w:pPr>
        <w:pStyle w:val="2"/>
      </w:pPr>
      <w:bookmarkStart w:id="29" w:name="_Toc193890219"/>
      <w:r>
        <w:t>Use-case Diagram</w:t>
      </w:r>
      <w:bookmarkEnd w:id="29"/>
    </w:p>
    <w:p w14:paraId="40BC5856">
      <w:pPr>
        <w:pStyle w:val="41"/>
        <w:jc w:val="center"/>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745480" cy="5029200"/>
            <wp:effectExtent l="0" t="0" r="7620" b="0"/>
            <wp:docPr id="114957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102"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45978" cy="5029636"/>
                    </a:xfrm>
                    <a:prstGeom prst="rect">
                      <a:avLst/>
                    </a:prstGeom>
                  </pic:spPr>
                </pic:pic>
              </a:graphicData>
            </a:graphic>
          </wp:inline>
        </w:drawing>
      </w:r>
    </w:p>
    <w:p w14:paraId="1495B097">
      <w:pPr>
        <w:jc w:val="center"/>
        <w:rPr>
          <w:rFonts w:ascii="Times New Roman" w:hAnsi="Times New Roman" w:cs="Times New Roman"/>
          <w:b/>
          <w:bCs/>
          <w:sz w:val="32"/>
          <w:szCs w:val="32"/>
        </w:rPr>
      </w:pPr>
    </w:p>
    <w:p w14:paraId="4DA4400F">
      <w:pPr>
        <w:rPr>
          <w:rFonts w:ascii="Times New Roman" w:hAnsi="Times New Roman" w:cs="Times New Roman"/>
          <w:b/>
          <w:bCs/>
          <w:sz w:val="32"/>
          <w:szCs w:val="32"/>
        </w:rPr>
      </w:pPr>
    </w:p>
    <w:p w14:paraId="313A69EC">
      <w:pPr>
        <w:rPr>
          <w:rFonts w:ascii="Times New Roman" w:hAnsi="Times New Roman" w:cs="Times New Roman"/>
          <w:b/>
          <w:bCs/>
          <w:sz w:val="32"/>
          <w:szCs w:val="32"/>
        </w:rPr>
      </w:pPr>
    </w:p>
    <w:p w14:paraId="28FE60D9">
      <w:pPr>
        <w:jc w:val="center"/>
        <w:rPr>
          <w:rFonts w:ascii="Times New Roman" w:hAnsi="Times New Roman" w:cs="Times New Roman"/>
          <w:b/>
          <w:bCs/>
          <w:sz w:val="32"/>
          <w:szCs w:val="32"/>
        </w:rPr>
      </w:pPr>
    </w:p>
    <w:p w14:paraId="41D61DB4">
      <w:pPr>
        <w:ind w:left="1440"/>
        <w:rPr>
          <w:rFonts w:ascii="Times New Roman" w:hAnsi="Times New Roman" w:cs="Times New Roman"/>
          <w:b/>
          <w:bCs/>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1">
    <w:nsid w:val="AFBE6969"/>
    <w:multiLevelType w:val="multilevel"/>
    <w:tmpl w:val="AFBE69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5E306ED"/>
    <w:multiLevelType w:val="multilevel"/>
    <w:tmpl w:val="B5E306ED"/>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694" w:hanging="233"/>
      </w:pPr>
      <w:rPr>
        <w:rFonts w:hint="default" w:ascii="MS Gothic" w:hAnsi="MS Gothic" w:eastAsia="MS Gothic" w:cs="MS Gothic"/>
        <w:b w:val="0"/>
        <w:bCs w:val="0"/>
        <w:i w:val="0"/>
        <w:iCs w:val="0"/>
        <w:spacing w:val="0"/>
        <w:w w:val="101"/>
        <w:sz w:val="18"/>
        <w:szCs w:val="18"/>
        <w:lang w:val="en-US" w:eastAsia="en-US" w:bidi="ar-SA"/>
      </w:rPr>
    </w:lvl>
    <w:lvl w:ilvl="2" w:tentative="0">
      <w:start w:val="0"/>
      <w:numFmt w:val="bullet"/>
      <w:lvlText w:val="•"/>
      <w:lvlJc w:val="left"/>
      <w:pPr>
        <w:ind w:left="1787" w:hanging="233"/>
      </w:pPr>
      <w:rPr>
        <w:rFonts w:hint="default"/>
        <w:lang w:val="en-US" w:eastAsia="en-US" w:bidi="ar-SA"/>
      </w:rPr>
    </w:lvl>
    <w:lvl w:ilvl="3" w:tentative="0">
      <w:start w:val="0"/>
      <w:numFmt w:val="bullet"/>
      <w:lvlText w:val="•"/>
      <w:lvlJc w:val="left"/>
      <w:pPr>
        <w:ind w:left="2875" w:hanging="233"/>
      </w:pPr>
      <w:rPr>
        <w:rFonts w:hint="default"/>
        <w:lang w:val="en-US" w:eastAsia="en-US" w:bidi="ar-SA"/>
      </w:rPr>
    </w:lvl>
    <w:lvl w:ilvl="4" w:tentative="0">
      <w:start w:val="0"/>
      <w:numFmt w:val="bullet"/>
      <w:lvlText w:val="•"/>
      <w:lvlJc w:val="left"/>
      <w:pPr>
        <w:ind w:left="3963" w:hanging="233"/>
      </w:pPr>
      <w:rPr>
        <w:rFonts w:hint="default"/>
        <w:lang w:val="en-US" w:eastAsia="en-US" w:bidi="ar-SA"/>
      </w:rPr>
    </w:lvl>
    <w:lvl w:ilvl="5" w:tentative="0">
      <w:start w:val="0"/>
      <w:numFmt w:val="bullet"/>
      <w:lvlText w:val="•"/>
      <w:lvlJc w:val="left"/>
      <w:pPr>
        <w:ind w:left="5050" w:hanging="233"/>
      </w:pPr>
      <w:rPr>
        <w:rFonts w:hint="default"/>
        <w:lang w:val="en-US" w:eastAsia="en-US" w:bidi="ar-SA"/>
      </w:rPr>
    </w:lvl>
    <w:lvl w:ilvl="6" w:tentative="0">
      <w:start w:val="0"/>
      <w:numFmt w:val="bullet"/>
      <w:lvlText w:val="•"/>
      <w:lvlJc w:val="left"/>
      <w:pPr>
        <w:ind w:left="6138" w:hanging="233"/>
      </w:pPr>
      <w:rPr>
        <w:rFonts w:hint="default"/>
        <w:lang w:val="en-US" w:eastAsia="en-US" w:bidi="ar-SA"/>
      </w:rPr>
    </w:lvl>
    <w:lvl w:ilvl="7" w:tentative="0">
      <w:start w:val="0"/>
      <w:numFmt w:val="bullet"/>
      <w:lvlText w:val="•"/>
      <w:lvlJc w:val="left"/>
      <w:pPr>
        <w:ind w:left="7226" w:hanging="233"/>
      </w:pPr>
      <w:rPr>
        <w:rFonts w:hint="default"/>
        <w:lang w:val="en-US" w:eastAsia="en-US" w:bidi="ar-SA"/>
      </w:rPr>
    </w:lvl>
    <w:lvl w:ilvl="8" w:tentative="0">
      <w:start w:val="0"/>
      <w:numFmt w:val="bullet"/>
      <w:lvlText w:val="•"/>
      <w:lvlJc w:val="left"/>
      <w:pPr>
        <w:ind w:left="8314" w:hanging="233"/>
      </w:pPr>
      <w:rPr>
        <w:rFonts w:hint="default"/>
        <w:lang w:val="en-US" w:eastAsia="en-US" w:bidi="ar-SA"/>
      </w:rPr>
    </w:lvl>
  </w:abstractNum>
  <w:abstractNum w:abstractNumId="3">
    <w:nsid w:val="BF205925"/>
    <w:multiLevelType w:val="multilevel"/>
    <w:tmpl w:val="BF205925"/>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390" w:hanging="117"/>
      </w:pPr>
      <w:rPr>
        <w:rFonts w:hint="default"/>
        <w:lang w:val="en-US" w:eastAsia="en-US" w:bidi="ar-SA"/>
      </w:rPr>
    </w:lvl>
    <w:lvl w:ilvl="2" w:tentative="0">
      <w:start w:val="0"/>
      <w:numFmt w:val="bullet"/>
      <w:lvlText w:val="•"/>
      <w:lvlJc w:val="left"/>
      <w:pPr>
        <w:ind w:left="2401" w:hanging="117"/>
      </w:pPr>
      <w:rPr>
        <w:rFonts w:hint="default"/>
        <w:lang w:val="en-US" w:eastAsia="en-US" w:bidi="ar-SA"/>
      </w:rPr>
    </w:lvl>
    <w:lvl w:ilvl="3" w:tentative="0">
      <w:start w:val="0"/>
      <w:numFmt w:val="bullet"/>
      <w:lvlText w:val="•"/>
      <w:lvlJc w:val="left"/>
      <w:pPr>
        <w:ind w:left="3412" w:hanging="117"/>
      </w:pPr>
      <w:rPr>
        <w:rFonts w:hint="default"/>
        <w:lang w:val="en-US" w:eastAsia="en-US" w:bidi="ar-SA"/>
      </w:rPr>
    </w:lvl>
    <w:lvl w:ilvl="4" w:tentative="0">
      <w:start w:val="0"/>
      <w:numFmt w:val="bullet"/>
      <w:lvlText w:val="•"/>
      <w:lvlJc w:val="left"/>
      <w:pPr>
        <w:ind w:left="4423" w:hanging="117"/>
      </w:pPr>
      <w:rPr>
        <w:rFonts w:hint="default"/>
        <w:lang w:val="en-US" w:eastAsia="en-US" w:bidi="ar-SA"/>
      </w:rPr>
    </w:lvl>
    <w:lvl w:ilvl="5" w:tentative="0">
      <w:start w:val="0"/>
      <w:numFmt w:val="bullet"/>
      <w:lvlText w:val="•"/>
      <w:lvlJc w:val="left"/>
      <w:pPr>
        <w:ind w:left="5434" w:hanging="117"/>
      </w:pPr>
      <w:rPr>
        <w:rFonts w:hint="default"/>
        <w:lang w:val="en-US" w:eastAsia="en-US" w:bidi="ar-SA"/>
      </w:rPr>
    </w:lvl>
    <w:lvl w:ilvl="6" w:tentative="0">
      <w:start w:val="0"/>
      <w:numFmt w:val="bullet"/>
      <w:lvlText w:val="•"/>
      <w:lvlJc w:val="left"/>
      <w:pPr>
        <w:ind w:left="6445" w:hanging="117"/>
      </w:pPr>
      <w:rPr>
        <w:rFonts w:hint="default"/>
        <w:lang w:val="en-US" w:eastAsia="en-US" w:bidi="ar-SA"/>
      </w:rPr>
    </w:lvl>
    <w:lvl w:ilvl="7" w:tentative="0">
      <w:start w:val="0"/>
      <w:numFmt w:val="bullet"/>
      <w:lvlText w:val="•"/>
      <w:lvlJc w:val="left"/>
      <w:pPr>
        <w:ind w:left="7456" w:hanging="117"/>
      </w:pPr>
      <w:rPr>
        <w:rFonts w:hint="default"/>
        <w:lang w:val="en-US" w:eastAsia="en-US" w:bidi="ar-SA"/>
      </w:rPr>
    </w:lvl>
    <w:lvl w:ilvl="8" w:tentative="0">
      <w:start w:val="0"/>
      <w:numFmt w:val="bullet"/>
      <w:lvlText w:val="•"/>
      <w:lvlJc w:val="left"/>
      <w:pPr>
        <w:ind w:left="8467" w:hanging="117"/>
      </w:pPr>
      <w:rPr>
        <w:rFonts w:hint="default"/>
        <w:lang w:val="en-US" w:eastAsia="en-US" w:bidi="ar-SA"/>
      </w:rPr>
    </w:lvl>
  </w:abstractNum>
  <w:abstractNum w:abstractNumId="4">
    <w:nsid w:val="C8879AEF"/>
    <w:multiLevelType w:val="multilevel"/>
    <w:tmpl w:val="C8879AEF"/>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5">
    <w:nsid w:val="CF092B84"/>
    <w:multiLevelType w:val="multilevel"/>
    <w:tmpl w:val="CF092B84"/>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6">
    <w:nsid w:val="DC342391"/>
    <w:multiLevelType w:val="multilevel"/>
    <w:tmpl w:val="DC342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BA6B53"/>
    <w:multiLevelType w:val="multilevel"/>
    <w:tmpl w:val="DCBA6B53"/>
    <w:lvl w:ilvl="0" w:tentative="0">
      <w:start w:val="0"/>
      <w:numFmt w:val="bullet"/>
      <w:lvlText w:val="■"/>
      <w:lvlJc w:val="left"/>
      <w:pPr>
        <w:ind w:left="694" w:hanging="233"/>
      </w:pPr>
      <w:rPr>
        <w:rFonts w:hint="default" w:ascii="MS Gothic" w:hAnsi="MS Gothic" w:eastAsia="MS Gothic" w:cs="MS Gothic"/>
        <w:b w:val="0"/>
        <w:bCs w:val="0"/>
        <w:i w:val="0"/>
        <w:iCs w:val="0"/>
        <w:spacing w:val="0"/>
        <w:w w:val="101"/>
        <w:sz w:val="18"/>
        <w:szCs w:val="18"/>
        <w:lang w:val="en-US" w:eastAsia="en-US" w:bidi="ar-SA"/>
      </w:rPr>
    </w:lvl>
    <w:lvl w:ilvl="1" w:tentative="0">
      <w:start w:val="0"/>
      <w:numFmt w:val="bullet"/>
      <w:lvlText w:val="•"/>
      <w:lvlJc w:val="left"/>
      <w:pPr>
        <w:ind w:left="1678" w:hanging="233"/>
      </w:pPr>
      <w:rPr>
        <w:rFonts w:hint="default"/>
        <w:lang w:val="en-US" w:eastAsia="en-US" w:bidi="ar-SA"/>
      </w:rPr>
    </w:lvl>
    <w:lvl w:ilvl="2" w:tentative="0">
      <w:start w:val="0"/>
      <w:numFmt w:val="bullet"/>
      <w:lvlText w:val="•"/>
      <w:lvlJc w:val="left"/>
      <w:pPr>
        <w:ind w:left="2657" w:hanging="233"/>
      </w:pPr>
      <w:rPr>
        <w:rFonts w:hint="default"/>
        <w:lang w:val="en-US" w:eastAsia="en-US" w:bidi="ar-SA"/>
      </w:rPr>
    </w:lvl>
    <w:lvl w:ilvl="3" w:tentative="0">
      <w:start w:val="0"/>
      <w:numFmt w:val="bullet"/>
      <w:lvlText w:val="•"/>
      <w:lvlJc w:val="left"/>
      <w:pPr>
        <w:ind w:left="3636" w:hanging="233"/>
      </w:pPr>
      <w:rPr>
        <w:rFonts w:hint="default"/>
        <w:lang w:val="en-US" w:eastAsia="en-US" w:bidi="ar-SA"/>
      </w:rPr>
    </w:lvl>
    <w:lvl w:ilvl="4" w:tentative="0">
      <w:start w:val="0"/>
      <w:numFmt w:val="bullet"/>
      <w:lvlText w:val="•"/>
      <w:lvlJc w:val="left"/>
      <w:pPr>
        <w:ind w:left="4615" w:hanging="233"/>
      </w:pPr>
      <w:rPr>
        <w:rFonts w:hint="default"/>
        <w:lang w:val="en-US" w:eastAsia="en-US" w:bidi="ar-SA"/>
      </w:rPr>
    </w:lvl>
    <w:lvl w:ilvl="5" w:tentative="0">
      <w:start w:val="0"/>
      <w:numFmt w:val="bullet"/>
      <w:lvlText w:val="•"/>
      <w:lvlJc w:val="left"/>
      <w:pPr>
        <w:ind w:left="5594" w:hanging="233"/>
      </w:pPr>
      <w:rPr>
        <w:rFonts w:hint="default"/>
        <w:lang w:val="en-US" w:eastAsia="en-US" w:bidi="ar-SA"/>
      </w:rPr>
    </w:lvl>
    <w:lvl w:ilvl="6" w:tentative="0">
      <w:start w:val="0"/>
      <w:numFmt w:val="bullet"/>
      <w:lvlText w:val="•"/>
      <w:lvlJc w:val="left"/>
      <w:pPr>
        <w:ind w:left="6573" w:hanging="233"/>
      </w:pPr>
      <w:rPr>
        <w:rFonts w:hint="default"/>
        <w:lang w:val="en-US" w:eastAsia="en-US" w:bidi="ar-SA"/>
      </w:rPr>
    </w:lvl>
    <w:lvl w:ilvl="7" w:tentative="0">
      <w:start w:val="0"/>
      <w:numFmt w:val="bullet"/>
      <w:lvlText w:val="•"/>
      <w:lvlJc w:val="left"/>
      <w:pPr>
        <w:ind w:left="7552" w:hanging="233"/>
      </w:pPr>
      <w:rPr>
        <w:rFonts w:hint="default"/>
        <w:lang w:val="en-US" w:eastAsia="en-US" w:bidi="ar-SA"/>
      </w:rPr>
    </w:lvl>
    <w:lvl w:ilvl="8" w:tentative="0">
      <w:start w:val="0"/>
      <w:numFmt w:val="bullet"/>
      <w:lvlText w:val="•"/>
      <w:lvlJc w:val="left"/>
      <w:pPr>
        <w:ind w:left="8531" w:hanging="233"/>
      </w:pPr>
      <w:rPr>
        <w:rFonts w:hint="default"/>
        <w:lang w:val="en-US" w:eastAsia="en-US" w:bidi="ar-SA"/>
      </w:rPr>
    </w:lvl>
  </w:abstractNum>
  <w:abstractNum w:abstractNumId="8">
    <w:nsid w:val="DD46E054"/>
    <w:multiLevelType w:val="multilevel"/>
    <w:tmpl w:val="DD46E0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283BD7"/>
    <w:multiLevelType w:val="multilevel"/>
    <w:tmpl w:val="00283B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053208E"/>
    <w:multiLevelType w:val="multilevel"/>
    <w:tmpl w:val="0053208E"/>
    <w:lvl w:ilvl="0" w:tentative="0">
      <w:start w:val="1"/>
      <w:numFmt w:val="decimal"/>
      <w:lvlText w:val="%1."/>
      <w:lvlJc w:val="left"/>
      <w:pPr>
        <w:ind w:left="595" w:hanging="334"/>
      </w:pPr>
      <w:rPr>
        <w:rFonts w:hint="default"/>
        <w:spacing w:val="0"/>
        <w:w w:val="100"/>
        <w:lang w:val="en-US" w:eastAsia="en-US" w:bidi="ar-SA"/>
      </w:rPr>
    </w:lvl>
    <w:lvl w:ilvl="1" w:tentative="0">
      <w:start w:val="1"/>
      <w:numFmt w:val="decimal"/>
      <w:lvlText w:val="%2)"/>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1698" w:hanging="218"/>
      </w:pPr>
      <w:rPr>
        <w:rFonts w:hint="default"/>
        <w:lang w:val="en-US" w:eastAsia="en-US" w:bidi="ar-SA"/>
      </w:rPr>
    </w:lvl>
    <w:lvl w:ilvl="3" w:tentative="0">
      <w:start w:val="0"/>
      <w:numFmt w:val="bullet"/>
      <w:lvlText w:val="•"/>
      <w:lvlJc w:val="left"/>
      <w:pPr>
        <w:ind w:left="2797" w:hanging="218"/>
      </w:pPr>
      <w:rPr>
        <w:rFonts w:hint="default"/>
        <w:lang w:val="en-US" w:eastAsia="en-US" w:bidi="ar-SA"/>
      </w:rPr>
    </w:lvl>
    <w:lvl w:ilvl="4" w:tentative="0">
      <w:start w:val="0"/>
      <w:numFmt w:val="bullet"/>
      <w:lvlText w:val="•"/>
      <w:lvlJc w:val="left"/>
      <w:pPr>
        <w:ind w:left="3896" w:hanging="218"/>
      </w:pPr>
      <w:rPr>
        <w:rFonts w:hint="default"/>
        <w:lang w:val="en-US" w:eastAsia="en-US" w:bidi="ar-SA"/>
      </w:rPr>
    </w:lvl>
    <w:lvl w:ilvl="5" w:tentative="0">
      <w:start w:val="0"/>
      <w:numFmt w:val="bullet"/>
      <w:lvlText w:val="•"/>
      <w:lvlJc w:val="left"/>
      <w:pPr>
        <w:ind w:left="4995" w:hanging="218"/>
      </w:pPr>
      <w:rPr>
        <w:rFonts w:hint="default"/>
        <w:lang w:val="en-US" w:eastAsia="en-US" w:bidi="ar-SA"/>
      </w:rPr>
    </w:lvl>
    <w:lvl w:ilvl="6" w:tentative="0">
      <w:start w:val="0"/>
      <w:numFmt w:val="bullet"/>
      <w:lvlText w:val="•"/>
      <w:lvlJc w:val="left"/>
      <w:pPr>
        <w:ind w:left="6094" w:hanging="218"/>
      </w:pPr>
      <w:rPr>
        <w:rFonts w:hint="default"/>
        <w:lang w:val="en-US" w:eastAsia="en-US" w:bidi="ar-SA"/>
      </w:rPr>
    </w:lvl>
    <w:lvl w:ilvl="7" w:tentative="0">
      <w:start w:val="0"/>
      <w:numFmt w:val="bullet"/>
      <w:lvlText w:val="•"/>
      <w:lvlJc w:val="left"/>
      <w:pPr>
        <w:ind w:left="7193" w:hanging="218"/>
      </w:pPr>
      <w:rPr>
        <w:rFonts w:hint="default"/>
        <w:lang w:val="en-US" w:eastAsia="en-US" w:bidi="ar-SA"/>
      </w:rPr>
    </w:lvl>
    <w:lvl w:ilvl="8" w:tentative="0">
      <w:start w:val="0"/>
      <w:numFmt w:val="bullet"/>
      <w:lvlText w:val="•"/>
      <w:lvlJc w:val="left"/>
      <w:pPr>
        <w:ind w:left="8291" w:hanging="218"/>
      </w:pPr>
      <w:rPr>
        <w:rFonts w:hint="default"/>
        <w:lang w:val="en-US" w:eastAsia="en-US" w:bidi="ar-SA"/>
      </w:rPr>
    </w:lvl>
  </w:abstractNum>
  <w:abstractNum w:abstractNumId="11">
    <w:nsid w:val="00EE6177"/>
    <w:multiLevelType w:val="multilevel"/>
    <w:tmpl w:val="00EE61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119390D"/>
    <w:multiLevelType w:val="multilevel"/>
    <w:tmpl w:val="011939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248C179"/>
    <w:multiLevelType w:val="multilevel"/>
    <w:tmpl w:val="0248C179"/>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694" w:hanging="233"/>
      </w:pPr>
      <w:rPr>
        <w:rFonts w:hint="default" w:ascii="MS Gothic" w:hAnsi="MS Gothic" w:eastAsia="MS Gothic" w:cs="MS Gothic"/>
        <w:b w:val="0"/>
        <w:bCs w:val="0"/>
        <w:i w:val="0"/>
        <w:iCs w:val="0"/>
        <w:spacing w:val="0"/>
        <w:w w:val="101"/>
        <w:sz w:val="18"/>
        <w:szCs w:val="18"/>
        <w:lang w:val="en-US" w:eastAsia="en-US" w:bidi="ar-SA"/>
      </w:r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14">
    <w:nsid w:val="02662836"/>
    <w:multiLevelType w:val="multilevel"/>
    <w:tmpl w:val="026628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49C7D8D"/>
    <w:multiLevelType w:val="multilevel"/>
    <w:tmpl w:val="049C7D8D"/>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1"/>
      <w:numFmt w:val="upperRoman"/>
      <w:lvlText w:val="%3."/>
      <w:lvlJc w:val="right"/>
      <w:pPr>
        <w:ind w:left="810" w:hanging="360"/>
      </w:p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16">
    <w:nsid w:val="049D1C2A"/>
    <w:multiLevelType w:val="multilevel"/>
    <w:tmpl w:val="049D1C2A"/>
    <w:lvl w:ilvl="0" w:tentative="0">
      <w:start w:val="1"/>
      <w:numFmt w:val="bullet"/>
      <w:lvlText w:val=""/>
      <w:lvlJc w:val="left"/>
      <w:pPr>
        <w:ind w:left="630" w:hanging="360"/>
      </w:pPr>
      <w:rPr>
        <w:rFonts w:hint="default" w:ascii="Symbol" w:hAnsi="Symbol"/>
      </w:rPr>
    </w:lvl>
    <w:lvl w:ilvl="1" w:tentative="0">
      <w:start w:val="1"/>
      <w:numFmt w:val="bullet"/>
      <w:lvlText w:val="o"/>
      <w:lvlJc w:val="left"/>
      <w:pPr>
        <w:ind w:left="1902" w:hanging="360"/>
      </w:pPr>
      <w:rPr>
        <w:rFonts w:hint="default" w:ascii="Courier New" w:hAnsi="Courier New" w:cs="Courier New"/>
      </w:rPr>
    </w:lvl>
    <w:lvl w:ilvl="2" w:tentative="0">
      <w:start w:val="1"/>
      <w:numFmt w:val="bullet"/>
      <w:lvlText w:val=""/>
      <w:lvlJc w:val="left"/>
      <w:pPr>
        <w:ind w:left="2622" w:hanging="360"/>
      </w:pPr>
      <w:rPr>
        <w:rFonts w:hint="default" w:ascii="Wingdings" w:hAnsi="Wingdings"/>
      </w:rPr>
    </w:lvl>
    <w:lvl w:ilvl="3" w:tentative="0">
      <w:start w:val="1"/>
      <w:numFmt w:val="bullet"/>
      <w:lvlText w:val=""/>
      <w:lvlJc w:val="left"/>
      <w:pPr>
        <w:ind w:left="3342" w:hanging="360"/>
      </w:pPr>
      <w:rPr>
        <w:rFonts w:hint="default" w:ascii="Symbol" w:hAnsi="Symbol"/>
      </w:rPr>
    </w:lvl>
    <w:lvl w:ilvl="4" w:tentative="0">
      <w:start w:val="1"/>
      <w:numFmt w:val="bullet"/>
      <w:lvlText w:val="o"/>
      <w:lvlJc w:val="left"/>
      <w:pPr>
        <w:ind w:left="4062" w:hanging="360"/>
      </w:pPr>
      <w:rPr>
        <w:rFonts w:hint="default" w:ascii="Courier New" w:hAnsi="Courier New" w:cs="Courier New"/>
      </w:rPr>
    </w:lvl>
    <w:lvl w:ilvl="5" w:tentative="0">
      <w:start w:val="1"/>
      <w:numFmt w:val="bullet"/>
      <w:lvlText w:val=""/>
      <w:lvlJc w:val="left"/>
      <w:pPr>
        <w:ind w:left="4782" w:hanging="360"/>
      </w:pPr>
      <w:rPr>
        <w:rFonts w:hint="default" w:ascii="Wingdings" w:hAnsi="Wingdings"/>
      </w:rPr>
    </w:lvl>
    <w:lvl w:ilvl="6" w:tentative="0">
      <w:start w:val="1"/>
      <w:numFmt w:val="bullet"/>
      <w:lvlText w:val=""/>
      <w:lvlJc w:val="left"/>
      <w:pPr>
        <w:ind w:left="5502" w:hanging="360"/>
      </w:pPr>
      <w:rPr>
        <w:rFonts w:hint="default" w:ascii="Symbol" w:hAnsi="Symbol"/>
      </w:rPr>
    </w:lvl>
    <w:lvl w:ilvl="7" w:tentative="0">
      <w:start w:val="1"/>
      <w:numFmt w:val="bullet"/>
      <w:lvlText w:val="o"/>
      <w:lvlJc w:val="left"/>
      <w:pPr>
        <w:ind w:left="6222" w:hanging="360"/>
      </w:pPr>
      <w:rPr>
        <w:rFonts w:hint="default" w:ascii="Courier New" w:hAnsi="Courier New" w:cs="Courier New"/>
      </w:rPr>
    </w:lvl>
    <w:lvl w:ilvl="8" w:tentative="0">
      <w:start w:val="1"/>
      <w:numFmt w:val="bullet"/>
      <w:lvlText w:val=""/>
      <w:lvlJc w:val="left"/>
      <w:pPr>
        <w:ind w:left="6942" w:hanging="360"/>
      </w:pPr>
      <w:rPr>
        <w:rFonts w:hint="default" w:ascii="Wingdings" w:hAnsi="Wingdings"/>
      </w:rPr>
    </w:lvl>
  </w:abstractNum>
  <w:abstractNum w:abstractNumId="17">
    <w:nsid w:val="05C8703E"/>
    <w:multiLevelType w:val="multilevel"/>
    <w:tmpl w:val="05C870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B1D02B6"/>
    <w:multiLevelType w:val="multilevel"/>
    <w:tmpl w:val="0B1D02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0DA23D66"/>
    <w:multiLevelType w:val="multilevel"/>
    <w:tmpl w:val="0DA23D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1686A91"/>
    <w:multiLevelType w:val="multilevel"/>
    <w:tmpl w:val="11686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4843E0E"/>
    <w:multiLevelType w:val="multilevel"/>
    <w:tmpl w:val="14843E0E"/>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1"/>
      <w:numFmt w:val="upperRoman"/>
      <w:lvlText w:val="%3."/>
      <w:lvlJc w:val="right"/>
      <w:pPr>
        <w:ind w:left="810" w:hanging="360"/>
      </w:p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22">
    <w:nsid w:val="160D2178"/>
    <w:multiLevelType w:val="multilevel"/>
    <w:tmpl w:val="160D21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7315B3B"/>
    <w:multiLevelType w:val="multilevel"/>
    <w:tmpl w:val="17315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7890CD5"/>
    <w:multiLevelType w:val="multilevel"/>
    <w:tmpl w:val="17890C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18A70144"/>
    <w:multiLevelType w:val="multilevel"/>
    <w:tmpl w:val="18A701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1AB66907"/>
    <w:multiLevelType w:val="multilevel"/>
    <w:tmpl w:val="1AB669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1B774C8E"/>
    <w:multiLevelType w:val="multilevel"/>
    <w:tmpl w:val="1B774C8E"/>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683" w:hanging="233"/>
      </w:pPr>
      <w:rPr>
        <w:rFonts w:hint="default" w:ascii="MS Gothic" w:hAnsi="MS Gothic" w:eastAsia="MS Gothic" w:cs="MS Gothic"/>
        <w:b w:val="0"/>
        <w:bCs w:val="0"/>
        <w:i w:val="0"/>
        <w:iCs w:val="0"/>
        <w:spacing w:val="0"/>
        <w:w w:val="101"/>
        <w:sz w:val="18"/>
        <w:szCs w:val="18"/>
        <w:lang w:val="en-US" w:eastAsia="en-US" w:bidi="ar-SA"/>
      </w:r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28">
    <w:nsid w:val="1C881F53"/>
    <w:multiLevelType w:val="multilevel"/>
    <w:tmpl w:val="1C881F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1EAB39AA"/>
    <w:multiLevelType w:val="multilevel"/>
    <w:tmpl w:val="1EAB39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F443715"/>
    <w:multiLevelType w:val="multilevel"/>
    <w:tmpl w:val="1F4437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470EC97"/>
    <w:multiLevelType w:val="multilevel"/>
    <w:tmpl w:val="2470EC97"/>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32">
    <w:nsid w:val="25183735"/>
    <w:multiLevelType w:val="multilevel"/>
    <w:tmpl w:val="251837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5B654F3"/>
    <w:multiLevelType w:val="multilevel"/>
    <w:tmpl w:val="25B654F3"/>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34">
    <w:nsid w:val="2A7F107D"/>
    <w:multiLevelType w:val="multilevel"/>
    <w:tmpl w:val="2A7F10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B47786A"/>
    <w:multiLevelType w:val="multilevel"/>
    <w:tmpl w:val="2B477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B965044"/>
    <w:multiLevelType w:val="multilevel"/>
    <w:tmpl w:val="2B9650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2BD96A96"/>
    <w:multiLevelType w:val="multilevel"/>
    <w:tmpl w:val="2BD96A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34876BFA"/>
    <w:multiLevelType w:val="multilevel"/>
    <w:tmpl w:val="34876B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363127E2"/>
    <w:multiLevelType w:val="multilevel"/>
    <w:tmpl w:val="363127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3CA37E9D"/>
    <w:multiLevelType w:val="multilevel"/>
    <w:tmpl w:val="3CA37E9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3FC229B3"/>
    <w:multiLevelType w:val="multilevel"/>
    <w:tmpl w:val="3FC229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FD512C3"/>
    <w:multiLevelType w:val="multilevel"/>
    <w:tmpl w:val="3FD512C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40F94AE9"/>
    <w:multiLevelType w:val="multilevel"/>
    <w:tmpl w:val="40F94A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1994983"/>
    <w:multiLevelType w:val="multilevel"/>
    <w:tmpl w:val="4199498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4208792E"/>
    <w:multiLevelType w:val="multilevel"/>
    <w:tmpl w:val="420879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29472CF"/>
    <w:multiLevelType w:val="multilevel"/>
    <w:tmpl w:val="429472CF"/>
    <w:lvl w:ilvl="0" w:tentative="0">
      <w:start w:val="1"/>
      <w:numFmt w:val="bullet"/>
      <w:lvlText w:val=""/>
      <w:lvlJc w:val="left"/>
      <w:pPr>
        <w:ind w:left="593" w:hanging="233"/>
      </w:pPr>
      <w:rPr>
        <w:rFonts w:hint="default" w:ascii="Symbol" w:hAnsi="Symbol"/>
        <w:b w:val="0"/>
        <w:bCs w:val="0"/>
        <w:i w:val="0"/>
        <w:iCs w:val="0"/>
        <w:spacing w:val="0"/>
        <w:w w:val="101"/>
        <w:sz w:val="18"/>
        <w:szCs w:val="18"/>
        <w:lang w:val="en-US" w:eastAsia="en-US" w:bidi="ar-SA"/>
      </w:rPr>
    </w:lvl>
    <w:lvl w:ilvl="1" w:tentative="0">
      <w:start w:val="0"/>
      <w:numFmt w:val="bullet"/>
      <w:lvlText w:val="•"/>
      <w:lvlJc w:val="left"/>
      <w:pPr>
        <w:ind w:left="1577" w:hanging="233"/>
      </w:pPr>
      <w:rPr>
        <w:rFonts w:hint="default"/>
        <w:lang w:val="en-US" w:eastAsia="en-US" w:bidi="ar-SA"/>
      </w:rPr>
    </w:lvl>
    <w:lvl w:ilvl="2" w:tentative="0">
      <w:start w:val="0"/>
      <w:numFmt w:val="bullet"/>
      <w:lvlText w:val="•"/>
      <w:lvlJc w:val="left"/>
      <w:pPr>
        <w:ind w:left="2556" w:hanging="233"/>
      </w:pPr>
      <w:rPr>
        <w:rFonts w:hint="default"/>
        <w:lang w:val="en-US" w:eastAsia="en-US" w:bidi="ar-SA"/>
      </w:rPr>
    </w:lvl>
    <w:lvl w:ilvl="3" w:tentative="0">
      <w:start w:val="0"/>
      <w:numFmt w:val="bullet"/>
      <w:lvlText w:val="•"/>
      <w:lvlJc w:val="left"/>
      <w:pPr>
        <w:ind w:left="3535" w:hanging="233"/>
      </w:pPr>
      <w:rPr>
        <w:rFonts w:hint="default"/>
        <w:lang w:val="en-US" w:eastAsia="en-US" w:bidi="ar-SA"/>
      </w:rPr>
    </w:lvl>
    <w:lvl w:ilvl="4" w:tentative="0">
      <w:start w:val="0"/>
      <w:numFmt w:val="bullet"/>
      <w:lvlText w:val="•"/>
      <w:lvlJc w:val="left"/>
      <w:pPr>
        <w:ind w:left="4514" w:hanging="233"/>
      </w:pPr>
      <w:rPr>
        <w:rFonts w:hint="default"/>
        <w:lang w:val="en-US" w:eastAsia="en-US" w:bidi="ar-SA"/>
      </w:rPr>
    </w:lvl>
    <w:lvl w:ilvl="5" w:tentative="0">
      <w:start w:val="0"/>
      <w:numFmt w:val="bullet"/>
      <w:lvlText w:val="•"/>
      <w:lvlJc w:val="left"/>
      <w:pPr>
        <w:ind w:left="5493" w:hanging="233"/>
      </w:pPr>
      <w:rPr>
        <w:rFonts w:hint="default"/>
        <w:lang w:val="en-US" w:eastAsia="en-US" w:bidi="ar-SA"/>
      </w:rPr>
    </w:lvl>
    <w:lvl w:ilvl="6" w:tentative="0">
      <w:start w:val="0"/>
      <w:numFmt w:val="bullet"/>
      <w:lvlText w:val="•"/>
      <w:lvlJc w:val="left"/>
      <w:pPr>
        <w:ind w:left="6472" w:hanging="233"/>
      </w:pPr>
      <w:rPr>
        <w:rFonts w:hint="default"/>
        <w:lang w:val="en-US" w:eastAsia="en-US" w:bidi="ar-SA"/>
      </w:rPr>
    </w:lvl>
    <w:lvl w:ilvl="7" w:tentative="0">
      <w:start w:val="0"/>
      <w:numFmt w:val="bullet"/>
      <w:lvlText w:val="•"/>
      <w:lvlJc w:val="left"/>
      <w:pPr>
        <w:ind w:left="7451" w:hanging="233"/>
      </w:pPr>
      <w:rPr>
        <w:rFonts w:hint="default"/>
        <w:lang w:val="en-US" w:eastAsia="en-US" w:bidi="ar-SA"/>
      </w:rPr>
    </w:lvl>
    <w:lvl w:ilvl="8" w:tentative="0">
      <w:start w:val="0"/>
      <w:numFmt w:val="bullet"/>
      <w:lvlText w:val="•"/>
      <w:lvlJc w:val="left"/>
      <w:pPr>
        <w:ind w:left="8430" w:hanging="233"/>
      </w:pPr>
      <w:rPr>
        <w:rFonts w:hint="default"/>
        <w:lang w:val="en-US" w:eastAsia="en-US" w:bidi="ar-SA"/>
      </w:rPr>
    </w:lvl>
  </w:abstractNum>
  <w:abstractNum w:abstractNumId="47">
    <w:nsid w:val="429B7397"/>
    <w:multiLevelType w:val="multilevel"/>
    <w:tmpl w:val="429B73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3706742"/>
    <w:multiLevelType w:val="multilevel"/>
    <w:tmpl w:val="437067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439915B4"/>
    <w:multiLevelType w:val="multilevel"/>
    <w:tmpl w:val="439915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44605F2"/>
    <w:multiLevelType w:val="multilevel"/>
    <w:tmpl w:val="444605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4ECED22"/>
    <w:multiLevelType w:val="multilevel"/>
    <w:tmpl w:val="44ECED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46B26C2D"/>
    <w:multiLevelType w:val="multilevel"/>
    <w:tmpl w:val="46B26C2D"/>
    <w:lvl w:ilvl="0" w:tentative="0">
      <w:start w:val="1"/>
      <w:numFmt w:val="bullet"/>
      <w:lvlText w:val=""/>
      <w:lvlJc w:val="left"/>
      <w:pPr>
        <w:tabs>
          <w:tab w:val="left" w:pos="990"/>
        </w:tabs>
        <w:ind w:left="990" w:hanging="360"/>
      </w:pPr>
      <w:rPr>
        <w:rFonts w:hint="default" w:ascii="Symbol" w:hAnsi="Symbol"/>
        <w:sz w:val="20"/>
      </w:rPr>
    </w:lvl>
    <w:lvl w:ilvl="1" w:tentative="0">
      <w:start w:val="1"/>
      <w:numFmt w:val="bullet"/>
      <w:lvlText w:val="o"/>
      <w:lvlJc w:val="left"/>
      <w:pPr>
        <w:tabs>
          <w:tab w:val="left" w:pos="1710"/>
        </w:tabs>
        <w:ind w:left="1710" w:hanging="360"/>
      </w:pPr>
      <w:rPr>
        <w:rFonts w:hint="default" w:ascii="Courier New" w:hAnsi="Courier New"/>
        <w:sz w:val="20"/>
      </w:rPr>
    </w:lvl>
    <w:lvl w:ilvl="2" w:tentative="0">
      <w:start w:val="1"/>
      <w:numFmt w:val="bullet"/>
      <w:lvlText w:val=""/>
      <w:lvlJc w:val="left"/>
      <w:pPr>
        <w:tabs>
          <w:tab w:val="left" w:pos="2430"/>
        </w:tabs>
        <w:ind w:left="2430" w:hanging="360"/>
      </w:pPr>
      <w:rPr>
        <w:rFonts w:hint="default" w:ascii="Wingdings" w:hAnsi="Wingdings"/>
        <w:sz w:val="20"/>
      </w:rPr>
    </w:lvl>
    <w:lvl w:ilvl="3" w:tentative="0">
      <w:start w:val="1"/>
      <w:numFmt w:val="bullet"/>
      <w:lvlText w:val=""/>
      <w:lvlJc w:val="left"/>
      <w:pPr>
        <w:tabs>
          <w:tab w:val="left" w:pos="3150"/>
        </w:tabs>
        <w:ind w:left="3150" w:hanging="360"/>
      </w:pPr>
      <w:rPr>
        <w:rFonts w:hint="default" w:ascii="Wingdings" w:hAnsi="Wingdings"/>
        <w:sz w:val="20"/>
      </w:rPr>
    </w:lvl>
    <w:lvl w:ilvl="4" w:tentative="0">
      <w:start w:val="1"/>
      <w:numFmt w:val="bullet"/>
      <w:lvlText w:val=""/>
      <w:lvlJc w:val="left"/>
      <w:pPr>
        <w:tabs>
          <w:tab w:val="left" w:pos="3870"/>
        </w:tabs>
        <w:ind w:left="3870" w:hanging="360"/>
      </w:pPr>
      <w:rPr>
        <w:rFonts w:hint="default" w:ascii="Wingdings" w:hAnsi="Wingdings"/>
        <w:sz w:val="20"/>
      </w:rPr>
    </w:lvl>
    <w:lvl w:ilvl="5" w:tentative="0">
      <w:start w:val="1"/>
      <w:numFmt w:val="bullet"/>
      <w:lvlText w:val=""/>
      <w:lvlJc w:val="left"/>
      <w:pPr>
        <w:tabs>
          <w:tab w:val="left" w:pos="4590"/>
        </w:tabs>
        <w:ind w:left="4590" w:hanging="360"/>
      </w:pPr>
      <w:rPr>
        <w:rFonts w:hint="default" w:ascii="Wingdings" w:hAnsi="Wingdings"/>
        <w:sz w:val="20"/>
      </w:rPr>
    </w:lvl>
    <w:lvl w:ilvl="6" w:tentative="0">
      <w:start w:val="1"/>
      <w:numFmt w:val="bullet"/>
      <w:lvlText w:val=""/>
      <w:lvlJc w:val="left"/>
      <w:pPr>
        <w:tabs>
          <w:tab w:val="left" w:pos="5310"/>
        </w:tabs>
        <w:ind w:left="5310" w:hanging="360"/>
      </w:pPr>
      <w:rPr>
        <w:rFonts w:hint="default" w:ascii="Wingdings" w:hAnsi="Wingdings"/>
        <w:sz w:val="20"/>
      </w:rPr>
    </w:lvl>
    <w:lvl w:ilvl="7" w:tentative="0">
      <w:start w:val="1"/>
      <w:numFmt w:val="bullet"/>
      <w:lvlText w:val=""/>
      <w:lvlJc w:val="left"/>
      <w:pPr>
        <w:tabs>
          <w:tab w:val="left" w:pos="6030"/>
        </w:tabs>
        <w:ind w:left="6030" w:hanging="360"/>
      </w:pPr>
      <w:rPr>
        <w:rFonts w:hint="default" w:ascii="Wingdings" w:hAnsi="Wingdings"/>
        <w:sz w:val="20"/>
      </w:rPr>
    </w:lvl>
    <w:lvl w:ilvl="8" w:tentative="0">
      <w:start w:val="1"/>
      <w:numFmt w:val="bullet"/>
      <w:lvlText w:val=""/>
      <w:lvlJc w:val="left"/>
      <w:pPr>
        <w:tabs>
          <w:tab w:val="left" w:pos="6750"/>
        </w:tabs>
        <w:ind w:left="6750" w:hanging="360"/>
      </w:pPr>
      <w:rPr>
        <w:rFonts w:hint="default" w:ascii="Wingdings" w:hAnsi="Wingdings"/>
        <w:sz w:val="20"/>
      </w:rPr>
    </w:lvl>
  </w:abstractNum>
  <w:abstractNum w:abstractNumId="53">
    <w:nsid w:val="4B59698A"/>
    <w:multiLevelType w:val="multilevel"/>
    <w:tmpl w:val="4B59698A"/>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1"/>
      <w:numFmt w:val="upperRoman"/>
      <w:lvlText w:val="%2."/>
      <w:lvlJc w:val="right"/>
      <w:pPr>
        <w:ind w:left="821" w:hanging="360"/>
      </w:pPr>
    </w:lvl>
    <w:lvl w:ilvl="2" w:tentative="0">
      <w:start w:val="0"/>
      <w:numFmt w:val="bullet"/>
      <w:lvlText w:val="•"/>
      <w:lvlJc w:val="left"/>
      <w:pPr>
        <w:ind w:left="1787" w:hanging="233"/>
      </w:pPr>
      <w:rPr>
        <w:rFonts w:hint="default"/>
        <w:lang w:val="en-US" w:eastAsia="en-US" w:bidi="ar-SA"/>
      </w:rPr>
    </w:lvl>
    <w:lvl w:ilvl="3" w:tentative="0">
      <w:start w:val="0"/>
      <w:numFmt w:val="bullet"/>
      <w:lvlText w:val="•"/>
      <w:lvlJc w:val="left"/>
      <w:pPr>
        <w:ind w:left="2875" w:hanging="233"/>
      </w:pPr>
      <w:rPr>
        <w:rFonts w:hint="default"/>
        <w:lang w:val="en-US" w:eastAsia="en-US" w:bidi="ar-SA"/>
      </w:rPr>
    </w:lvl>
    <w:lvl w:ilvl="4" w:tentative="0">
      <w:start w:val="0"/>
      <w:numFmt w:val="bullet"/>
      <w:lvlText w:val="•"/>
      <w:lvlJc w:val="left"/>
      <w:pPr>
        <w:ind w:left="3963" w:hanging="233"/>
      </w:pPr>
      <w:rPr>
        <w:rFonts w:hint="default"/>
        <w:lang w:val="en-US" w:eastAsia="en-US" w:bidi="ar-SA"/>
      </w:rPr>
    </w:lvl>
    <w:lvl w:ilvl="5" w:tentative="0">
      <w:start w:val="0"/>
      <w:numFmt w:val="bullet"/>
      <w:lvlText w:val="•"/>
      <w:lvlJc w:val="left"/>
      <w:pPr>
        <w:ind w:left="5050" w:hanging="233"/>
      </w:pPr>
      <w:rPr>
        <w:rFonts w:hint="default"/>
        <w:lang w:val="en-US" w:eastAsia="en-US" w:bidi="ar-SA"/>
      </w:rPr>
    </w:lvl>
    <w:lvl w:ilvl="6" w:tentative="0">
      <w:start w:val="0"/>
      <w:numFmt w:val="bullet"/>
      <w:lvlText w:val="•"/>
      <w:lvlJc w:val="left"/>
      <w:pPr>
        <w:ind w:left="6138" w:hanging="233"/>
      </w:pPr>
      <w:rPr>
        <w:rFonts w:hint="default"/>
        <w:lang w:val="en-US" w:eastAsia="en-US" w:bidi="ar-SA"/>
      </w:rPr>
    </w:lvl>
    <w:lvl w:ilvl="7" w:tentative="0">
      <w:start w:val="0"/>
      <w:numFmt w:val="bullet"/>
      <w:lvlText w:val="•"/>
      <w:lvlJc w:val="left"/>
      <w:pPr>
        <w:ind w:left="7226" w:hanging="233"/>
      </w:pPr>
      <w:rPr>
        <w:rFonts w:hint="default"/>
        <w:lang w:val="en-US" w:eastAsia="en-US" w:bidi="ar-SA"/>
      </w:rPr>
    </w:lvl>
    <w:lvl w:ilvl="8" w:tentative="0">
      <w:start w:val="0"/>
      <w:numFmt w:val="bullet"/>
      <w:lvlText w:val="•"/>
      <w:lvlJc w:val="left"/>
      <w:pPr>
        <w:ind w:left="8314" w:hanging="233"/>
      </w:pPr>
      <w:rPr>
        <w:rFonts w:hint="default"/>
        <w:lang w:val="en-US" w:eastAsia="en-US" w:bidi="ar-SA"/>
      </w:rPr>
    </w:lvl>
  </w:abstractNum>
  <w:abstractNum w:abstractNumId="54">
    <w:nsid w:val="4C32608C"/>
    <w:multiLevelType w:val="multilevel"/>
    <w:tmpl w:val="4C3260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4C494CBB"/>
    <w:multiLevelType w:val="multilevel"/>
    <w:tmpl w:val="4C494C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CAD3FB5"/>
    <w:multiLevelType w:val="multilevel"/>
    <w:tmpl w:val="4CAD3F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4D4DC07F"/>
    <w:multiLevelType w:val="multilevel"/>
    <w:tmpl w:val="4D4DC07F"/>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58">
    <w:nsid w:val="4DEF1BC8"/>
    <w:multiLevelType w:val="multilevel"/>
    <w:tmpl w:val="4DEF1B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E4B4878"/>
    <w:multiLevelType w:val="multilevel"/>
    <w:tmpl w:val="4E4B48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4FB9236A"/>
    <w:multiLevelType w:val="multilevel"/>
    <w:tmpl w:val="4FB923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4FC04108"/>
    <w:multiLevelType w:val="multilevel"/>
    <w:tmpl w:val="4FC04108"/>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506502F5"/>
    <w:multiLevelType w:val="multilevel"/>
    <w:tmpl w:val="506502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527D3F97"/>
    <w:multiLevelType w:val="multilevel"/>
    <w:tmpl w:val="527D3F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374607E"/>
    <w:multiLevelType w:val="multilevel"/>
    <w:tmpl w:val="537460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422742F"/>
    <w:multiLevelType w:val="multilevel"/>
    <w:tmpl w:val="542274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5D63DA5"/>
    <w:multiLevelType w:val="multilevel"/>
    <w:tmpl w:val="55D63D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56B94CC8"/>
    <w:multiLevelType w:val="multilevel"/>
    <w:tmpl w:val="56B94C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570A6934"/>
    <w:multiLevelType w:val="multilevel"/>
    <w:tmpl w:val="570A6934"/>
    <w:lvl w:ilvl="0" w:tentative="0">
      <w:start w:val="1"/>
      <w:numFmt w:val="decimal"/>
      <w:lvlText w:val="%1."/>
      <w:lvlJc w:val="left"/>
      <w:pPr>
        <w:ind w:left="72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9">
    <w:nsid w:val="587557FB"/>
    <w:multiLevelType w:val="multilevel"/>
    <w:tmpl w:val="587557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9596D88"/>
    <w:multiLevelType w:val="multilevel"/>
    <w:tmpl w:val="59596D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59ADCABA"/>
    <w:multiLevelType w:val="multilevel"/>
    <w:tmpl w:val="59ADCABA"/>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683" w:hanging="233"/>
      </w:pPr>
      <w:rPr>
        <w:rFonts w:hint="default" w:ascii="MS Gothic" w:hAnsi="MS Gothic" w:eastAsia="MS Gothic" w:cs="MS Gothic"/>
        <w:b w:val="0"/>
        <w:bCs w:val="0"/>
        <w:i w:val="0"/>
        <w:iCs w:val="0"/>
        <w:spacing w:val="0"/>
        <w:w w:val="101"/>
        <w:sz w:val="18"/>
        <w:szCs w:val="18"/>
        <w:lang w:val="en-US" w:eastAsia="en-US" w:bidi="ar-SA"/>
      </w:r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72">
    <w:nsid w:val="5A241D34"/>
    <w:multiLevelType w:val="multilevel"/>
    <w:tmpl w:val="5A241D34"/>
    <w:lvl w:ilvl="0" w:tentative="0">
      <w:start w:val="1"/>
      <w:numFmt w:val="bullet"/>
      <w:lvlText w:val=""/>
      <w:lvlJc w:val="left"/>
      <w:pPr>
        <w:ind w:left="694" w:hanging="233"/>
      </w:pPr>
      <w:rPr>
        <w:rFonts w:hint="default" w:ascii="Symbol" w:hAnsi="Symbol"/>
        <w:b w:val="0"/>
        <w:bCs w:val="0"/>
        <w:i w:val="0"/>
        <w:iCs w:val="0"/>
        <w:spacing w:val="0"/>
        <w:w w:val="101"/>
        <w:sz w:val="18"/>
        <w:szCs w:val="18"/>
        <w:lang w:val="en-US" w:eastAsia="en-US" w:bidi="ar-SA"/>
      </w:rPr>
    </w:lvl>
    <w:lvl w:ilvl="1" w:tentative="0">
      <w:start w:val="0"/>
      <w:numFmt w:val="bullet"/>
      <w:lvlText w:val="•"/>
      <w:lvlJc w:val="left"/>
      <w:pPr>
        <w:ind w:left="1678" w:hanging="233"/>
      </w:pPr>
      <w:rPr>
        <w:rFonts w:hint="default"/>
        <w:b w:val="0"/>
        <w:bCs w:val="0"/>
        <w:i w:val="0"/>
        <w:iCs w:val="0"/>
        <w:spacing w:val="0"/>
        <w:w w:val="103"/>
        <w:sz w:val="18"/>
        <w:szCs w:val="18"/>
        <w:lang w:val="en-US" w:eastAsia="en-US" w:bidi="ar-SA"/>
      </w:rPr>
    </w:lvl>
    <w:lvl w:ilvl="2" w:tentative="0">
      <w:start w:val="0"/>
      <w:numFmt w:val="bullet"/>
      <w:lvlText w:val="•"/>
      <w:lvlJc w:val="left"/>
      <w:pPr>
        <w:ind w:left="2657" w:hanging="233"/>
      </w:pPr>
      <w:rPr>
        <w:rFonts w:hint="default"/>
        <w:lang w:val="en-US" w:eastAsia="en-US" w:bidi="ar-SA"/>
      </w:rPr>
    </w:lvl>
    <w:lvl w:ilvl="3" w:tentative="0">
      <w:start w:val="0"/>
      <w:numFmt w:val="bullet"/>
      <w:lvlText w:val="•"/>
      <w:lvlJc w:val="left"/>
      <w:pPr>
        <w:ind w:left="3636" w:hanging="233"/>
      </w:pPr>
      <w:rPr>
        <w:rFonts w:hint="default"/>
        <w:lang w:val="en-US" w:eastAsia="en-US" w:bidi="ar-SA"/>
      </w:rPr>
    </w:lvl>
    <w:lvl w:ilvl="4" w:tentative="0">
      <w:start w:val="0"/>
      <w:numFmt w:val="bullet"/>
      <w:lvlText w:val="•"/>
      <w:lvlJc w:val="left"/>
      <w:pPr>
        <w:ind w:left="4615" w:hanging="233"/>
      </w:pPr>
      <w:rPr>
        <w:rFonts w:hint="default"/>
        <w:lang w:val="en-US" w:eastAsia="en-US" w:bidi="ar-SA"/>
      </w:rPr>
    </w:lvl>
    <w:lvl w:ilvl="5" w:tentative="0">
      <w:start w:val="0"/>
      <w:numFmt w:val="bullet"/>
      <w:lvlText w:val="•"/>
      <w:lvlJc w:val="left"/>
      <w:pPr>
        <w:ind w:left="5594" w:hanging="233"/>
      </w:pPr>
      <w:rPr>
        <w:rFonts w:hint="default"/>
        <w:lang w:val="en-US" w:eastAsia="en-US" w:bidi="ar-SA"/>
      </w:rPr>
    </w:lvl>
    <w:lvl w:ilvl="6" w:tentative="0">
      <w:start w:val="0"/>
      <w:numFmt w:val="bullet"/>
      <w:lvlText w:val="•"/>
      <w:lvlJc w:val="left"/>
      <w:pPr>
        <w:ind w:left="6573" w:hanging="233"/>
      </w:pPr>
      <w:rPr>
        <w:rFonts w:hint="default"/>
        <w:lang w:val="en-US" w:eastAsia="en-US" w:bidi="ar-SA"/>
      </w:rPr>
    </w:lvl>
    <w:lvl w:ilvl="7" w:tentative="0">
      <w:start w:val="0"/>
      <w:numFmt w:val="bullet"/>
      <w:lvlText w:val="•"/>
      <w:lvlJc w:val="left"/>
      <w:pPr>
        <w:ind w:left="7552" w:hanging="233"/>
      </w:pPr>
      <w:rPr>
        <w:rFonts w:hint="default"/>
        <w:lang w:val="en-US" w:eastAsia="en-US" w:bidi="ar-SA"/>
      </w:rPr>
    </w:lvl>
    <w:lvl w:ilvl="8" w:tentative="0">
      <w:start w:val="0"/>
      <w:numFmt w:val="bullet"/>
      <w:lvlText w:val="•"/>
      <w:lvlJc w:val="left"/>
      <w:pPr>
        <w:ind w:left="8531" w:hanging="233"/>
      </w:pPr>
      <w:rPr>
        <w:rFonts w:hint="default"/>
        <w:lang w:val="en-US" w:eastAsia="en-US" w:bidi="ar-SA"/>
      </w:rPr>
    </w:lvl>
  </w:abstractNum>
  <w:abstractNum w:abstractNumId="73">
    <w:nsid w:val="5A8D0A63"/>
    <w:multiLevelType w:val="multilevel"/>
    <w:tmpl w:val="5A8D0A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5AEB2551"/>
    <w:multiLevelType w:val="multilevel"/>
    <w:tmpl w:val="5AEB25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5BBE586F"/>
    <w:multiLevelType w:val="multilevel"/>
    <w:tmpl w:val="5BBE586F"/>
    <w:lvl w:ilvl="0" w:tentative="0">
      <w:start w:val="1"/>
      <w:numFmt w:val="decimal"/>
      <w:lvlText w:val="%1."/>
      <w:lvlJc w:val="left"/>
      <w:pPr>
        <w:ind w:left="479" w:hanging="218"/>
      </w:pPr>
      <w:rPr>
        <w:rFonts w:hint="defaul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76">
    <w:nsid w:val="5BED5588"/>
    <w:multiLevelType w:val="multilevel"/>
    <w:tmpl w:val="5BED55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5CB544F0"/>
    <w:multiLevelType w:val="multilevel"/>
    <w:tmpl w:val="5CB544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5E081A47"/>
    <w:multiLevelType w:val="multilevel"/>
    <w:tmpl w:val="5E081A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5ED0FE66"/>
    <w:multiLevelType w:val="multilevel"/>
    <w:tmpl w:val="5ED0FE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5FC250F0"/>
    <w:multiLevelType w:val="multilevel"/>
    <w:tmpl w:val="5FC250F0"/>
    <w:lvl w:ilvl="0" w:tentative="0">
      <w:start w:val="1"/>
      <w:numFmt w:val="bullet"/>
      <w:lvlText w:val=""/>
      <w:lvlJc w:val="left"/>
      <w:pPr>
        <w:ind w:left="694" w:hanging="233"/>
      </w:pPr>
      <w:rPr>
        <w:rFonts w:hint="default" w:ascii="Symbol" w:hAnsi="Symbol"/>
        <w:b w:val="0"/>
        <w:bCs w:val="0"/>
        <w:i w:val="0"/>
        <w:iCs w:val="0"/>
        <w:spacing w:val="0"/>
        <w:w w:val="101"/>
        <w:sz w:val="18"/>
        <w:szCs w:val="18"/>
        <w:lang w:val="en-US" w:eastAsia="en-US" w:bidi="ar-SA"/>
      </w:rPr>
    </w:lvl>
    <w:lvl w:ilvl="1" w:tentative="0">
      <w:start w:val="0"/>
      <w:numFmt w:val="bullet"/>
      <w:lvlText w:val="•"/>
      <w:lvlJc w:val="left"/>
      <w:pPr>
        <w:ind w:left="1678" w:hanging="233"/>
      </w:pPr>
      <w:rPr>
        <w:rFonts w:hint="default"/>
        <w:lang w:val="en-US" w:eastAsia="en-US" w:bidi="ar-SA"/>
      </w:rPr>
    </w:lvl>
    <w:lvl w:ilvl="2" w:tentative="0">
      <w:start w:val="0"/>
      <w:numFmt w:val="bullet"/>
      <w:lvlText w:val="•"/>
      <w:lvlJc w:val="left"/>
      <w:pPr>
        <w:ind w:left="2657" w:hanging="233"/>
      </w:pPr>
      <w:rPr>
        <w:rFonts w:hint="default"/>
        <w:lang w:val="en-US" w:eastAsia="en-US" w:bidi="ar-SA"/>
      </w:rPr>
    </w:lvl>
    <w:lvl w:ilvl="3" w:tentative="0">
      <w:start w:val="0"/>
      <w:numFmt w:val="bullet"/>
      <w:lvlText w:val="•"/>
      <w:lvlJc w:val="left"/>
      <w:pPr>
        <w:ind w:left="3636" w:hanging="233"/>
      </w:pPr>
      <w:rPr>
        <w:rFonts w:hint="default"/>
        <w:lang w:val="en-US" w:eastAsia="en-US" w:bidi="ar-SA"/>
      </w:rPr>
    </w:lvl>
    <w:lvl w:ilvl="4" w:tentative="0">
      <w:start w:val="0"/>
      <w:numFmt w:val="bullet"/>
      <w:lvlText w:val="•"/>
      <w:lvlJc w:val="left"/>
      <w:pPr>
        <w:ind w:left="4615" w:hanging="233"/>
      </w:pPr>
      <w:rPr>
        <w:rFonts w:hint="default"/>
        <w:lang w:val="en-US" w:eastAsia="en-US" w:bidi="ar-SA"/>
      </w:rPr>
    </w:lvl>
    <w:lvl w:ilvl="5" w:tentative="0">
      <w:start w:val="0"/>
      <w:numFmt w:val="bullet"/>
      <w:lvlText w:val="•"/>
      <w:lvlJc w:val="left"/>
      <w:pPr>
        <w:ind w:left="5594" w:hanging="233"/>
      </w:pPr>
      <w:rPr>
        <w:rFonts w:hint="default"/>
        <w:lang w:val="en-US" w:eastAsia="en-US" w:bidi="ar-SA"/>
      </w:rPr>
    </w:lvl>
    <w:lvl w:ilvl="6" w:tentative="0">
      <w:start w:val="0"/>
      <w:numFmt w:val="bullet"/>
      <w:lvlText w:val="•"/>
      <w:lvlJc w:val="left"/>
      <w:pPr>
        <w:ind w:left="6573" w:hanging="233"/>
      </w:pPr>
      <w:rPr>
        <w:rFonts w:hint="default"/>
        <w:lang w:val="en-US" w:eastAsia="en-US" w:bidi="ar-SA"/>
      </w:rPr>
    </w:lvl>
    <w:lvl w:ilvl="7" w:tentative="0">
      <w:start w:val="0"/>
      <w:numFmt w:val="bullet"/>
      <w:lvlText w:val="•"/>
      <w:lvlJc w:val="left"/>
      <w:pPr>
        <w:ind w:left="7552" w:hanging="233"/>
      </w:pPr>
      <w:rPr>
        <w:rFonts w:hint="default"/>
        <w:lang w:val="en-US" w:eastAsia="en-US" w:bidi="ar-SA"/>
      </w:rPr>
    </w:lvl>
    <w:lvl w:ilvl="8" w:tentative="0">
      <w:start w:val="0"/>
      <w:numFmt w:val="bullet"/>
      <w:lvlText w:val="•"/>
      <w:lvlJc w:val="left"/>
      <w:pPr>
        <w:ind w:left="8531" w:hanging="233"/>
      </w:pPr>
      <w:rPr>
        <w:rFonts w:hint="default"/>
        <w:lang w:val="en-US" w:eastAsia="en-US" w:bidi="ar-SA"/>
      </w:rPr>
    </w:lvl>
  </w:abstractNum>
  <w:abstractNum w:abstractNumId="81">
    <w:nsid w:val="5FE34976"/>
    <w:multiLevelType w:val="multilevel"/>
    <w:tmpl w:val="5FE34976"/>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2">
    <w:nsid w:val="60242013"/>
    <w:multiLevelType w:val="multilevel"/>
    <w:tmpl w:val="60242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0323B8B"/>
    <w:multiLevelType w:val="multilevel"/>
    <w:tmpl w:val="60323B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64112E81"/>
    <w:multiLevelType w:val="multilevel"/>
    <w:tmpl w:val="64112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62E3B7E"/>
    <w:multiLevelType w:val="multilevel"/>
    <w:tmpl w:val="662E3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E6F5CCC"/>
    <w:multiLevelType w:val="multilevel"/>
    <w:tmpl w:val="6E6F5C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6E921FC8"/>
    <w:multiLevelType w:val="multilevel"/>
    <w:tmpl w:val="6E921F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8">
    <w:nsid w:val="6F4F755D"/>
    <w:multiLevelType w:val="multilevel"/>
    <w:tmpl w:val="6F4F755D"/>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54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9">
    <w:nsid w:val="72183CF9"/>
    <w:multiLevelType w:val="multilevel"/>
    <w:tmpl w:val="72183CF9"/>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90">
    <w:nsid w:val="76EE47DC"/>
    <w:multiLevelType w:val="multilevel"/>
    <w:tmpl w:val="76EE47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9EC214E"/>
    <w:multiLevelType w:val="multilevel"/>
    <w:tmpl w:val="79EC21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A3B6BF1"/>
    <w:multiLevelType w:val="multilevel"/>
    <w:tmpl w:val="7A3B6B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3">
    <w:nsid w:val="7C192C2D"/>
    <w:multiLevelType w:val="multilevel"/>
    <w:tmpl w:val="7C192C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4">
    <w:nsid w:val="7FE30584"/>
    <w:multiLevelType w:val="multilevel"/>
    <w:tmpl w:val="7FE30584"/>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1"/>
      <w:numFmt w:val="upperRoman"/>
      <w:lvlText w:val="%2."/>
      <w:lvlJc w:val="right"/>
      <w:pPr>
        <w:ind w:left="821" w:hanging="360"/>
      </w:pPr>
    </w:lvl>
    <w:lvl w:ilvl="2" w:tentative="0">
      <w:start w:val="0"/>
      <w:numFmt w:val="bullet"/>
      <w:lvlText w:val="•"/>
      <w:lvlJc w:val="left"/>
      <w:pPr>
        <w:ind w:left="1787" w:hanging="233"/>
      </w:pPr>
      <w:rPr>
        <w:rFonts w:hint="default"/>
        <w:lang w:val="en-US" w:eastAsia="en-US" w:bidi="ar-SA"/>
      </w:rPr>
    </w:lvl>
    <w:lvl w:ilvl="3" w:tentative="0">
      <w:start w:val="0"/>
      <w:numFmt w:val="bullet"/>
      <w:lvlText w:val="•"/>
      <w:lvlJc w:val="left"/>
      <w:pPr>
        <w:ind w:left="2875" w:hanging="233"/>
      </w:pPr>
      <w:rPr>
        <w:rFonts w:hint="default"/>
        <w:lang w:val="en-US" w:eastAsia="en-US" w:bidi="ar-SA"/>
      </w:rPr>
    </w:lvl>
    <w:lvl w:ilvl="4" w:tentative="0">
      <w:start w:val="0"/>
      <w:numFmt w:val="bullet"/>
      <w:lvlText w:val="•"/>
      <w:lvlJc w:val="left"/>
      <w:pPr>
        <w:ind w:left="3963" w:hanging="233"/>
      </w:pPr>
      <w:rPr>
        <w:rFonts w:hint="default"/>
        <w:lang w:val="en-US" w:eastAsia="en-US" w:bidi="ar-SA"/>
      </w:rPr>
    </w:lvl>
    <w:lvl w:ilvl="5" w:tentative="0">
      <w:start w:val="0"/>
      <w:numFmt w:val="bullet"/>
      <w:lvlText w:val="•"/>
      <w:lvlJc w:val="left"/>
      <w:pPr>
        <w:ind w:left="5050" w:hanging="233"/>
      </w:pPr>
      <w:rPr>
        <w:rFonts w:hint="default"/>
        <w:lang w:val="en-US" w:eastAsia="en-US" w:bidi="ar-SA"/>
      </w:rPr>
    </w:lvl>
    <w:lvl w:ilvl="6" w:tentative="0">
      <w:start w:val="0"/>
      <w:numFmt w:val="bullet"/>
      <w:lvlText w:val="•"/>
      <w:lvlJc w:val="left"/>
      <w:pPr>
        <w:ind w:left="6138" w:hanging="233"/>
      </w:pPr>
      <w:rPr>
        <w:rFonts w:hint="default"/>
        <w:lang w:val="en-US" w:eastAsia="en-US" w:bidi="ar-SA"/>
      </w:rPr>
    </w:lvl>
    <w:lvl w:ilvl="7" w:tentative="0">
      <w:start w:val="0"/>
      <w:numFmt w:val="bullet"/>
      <w:lvlText w:val="•"/>
      <w:lvlJc w:val="left"/>
      <w:pPr>
        <w:ind w:left="7226" w:hanging="233"/>
      </w:pPr>
      <w:rPr>
        <w:rFonts w:hint="default"/>
        <w:lang w:val="en-US" w:eastAsia="en-US" w:bidi="ar-SA"/>
      </w:rPr>
    </w:lvl>
    <w:lvl w:ilvl="8" w:tentative="0">
      <w:start w:val="0"/>
      <w:numFmt w:val="bullet"/>
      <w:lvlText w:val="•"/>
      <w:lvlJc w:val="left"/>
      <w:pPr>
        <w:ind w:left="8314" w:hanging="233"/>
      </w:pPr>
      <w:rPr>
        <w:rFonts w:hint="default"/>
        <w:lang w:val="en-US" w:eastAsia="en-US" w:bidi="ar-SA"/>
      </w:rPr>
    </w:lvl>
  </w:abstractNum>
  <w:num w:numId="1">
    <w:abstractNumId w:val="61"/>
  </w:num>
  <w:num w:numId="2">
    <w:abstractNumId w:val="42"/>
  </w:num>
  <w:num w:numId="3">
    <w:abstractNumId w:val="81"/>
  </w:num>
  <w:num w:numId="4">
    <w:abstractNumId w:val="41"/>
  </w:num>
  <w:num w:numId="5">
    <w:abstractNumId w:val="20"/>
  </w:num>
  <w:num w:numId="6">
    <w:abstractNumId w:val="67"/>
  </w:num>
  <w:num w:numId="7">
    <w:abstractNumId w:val="59"/>
  </w:num>
  <w:num w:numId="8">
    <w:abstractNumId w:val="51"/>
  </w:num>
  <w:num w:numId="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9"/>
  </w:num>
  <w:num w:numId="18">
    <w:abstractNumId w:val="28"/>
  </w:num>
  <w:num w:numId="19">
    <w:abstractNumId w:val="6"/>
  </w:num>
  <w:num w:numId="20">
    <w:abstractNumId w:val="1"/>
  </w:num>
  <w:num w:numId="21">
    <w:abstractNumId w:val="8"/>
  </w:num>
  <w:num w:numId="22">
    <w:abstractNumId w:val="90"/>
  </w:num>
  <w:num w:numId="23">
    <w:abstractNumId w:val="11"/>
  </w:num>
  <w:num w:numId="24">
    <w:abstractNumId w:val="30"/>
  </w:num>
  <w:num w:numId="25">
    <w:abstractNumId w:val="10"/>
  </w:num>
  <w:num w:numId="26">
    <w:abstractNumId w:val="5"/>
  </w:num>
  <w:num w:numId="27">
    <w:abstractNumId w:val="71"/>
  </w:num>
  <w:num w:numId="28">
    <w:abstractNumId w:val="3"/>
  </w:num>
  <w:num w:numId="29">
    <w:abstractNumId w:val="68"/>
  </w:num>
  <w:num w:numId="30">
    <w:abstractNumId w:val="2"/>
  </w:num>
  <w:num w:numId="31">
    <w:abstractNumId w:val="53"/>
  </w:num>
  <w:num w:numId="32">
    <w:abstractNumId w:val="16"/>
  </w:num>
  <w:num w:numId="33">
    <w:abstractNumId w:val="94"/>
  </w:num>
  <w:num w:numId="34">
    <w:abstractNumId w:val="46"/>
  </w:num>
  <w:num w:numId="35">
    <w:abstractNumId w:val="19"/>
  </w:num>
  <w:num w:numId="36">
    <w:abstractNumId w:val="76"/>
  </w:num>
  <w:num w:numId="37">
    <w:abstractNumId w:val="58"/>
  </w:num>
  <w:num w:numId="38">
    <w:abstractNumId w:val="24"/>
  </w:num>
  <w:num w:numId="39">
    <w:abstractNumId w:val="93"/>
  </w:num>
  <w:num w:numId="40">
    <w:abstractNumId w:val="84"/>
  </w:num>
  <w:num w:numId="41">
    <w:abstractNumId w:val="87"/>
  </w:num>
  <w:num w:numId="42">
    <w:abstractNumId w:val="36"/>
  </w:num>
  <w:num w:numId="43">
    <w:abstractNumId w:val="14"/>
  </w:num>
  <w:num w:numId="44">
    <w:abstractNumId w:val="73"/>
  </w:num>
  <w:num w:numId="45">
    <w:abstractNumId w:val="39"/>
  </w:num>
  <w:num w:numId="46">
    <w:abstractNumId w:val="63"/>
  </w:num>
  <w:num w:numId="47">
    <w:abstractNumId w:val="33"/>
  </w:num>
  <w:num w:numId="48">
    <w:abstractNumId w:val="89"/>
  </w:num>
  <w:num w:numId="49">
    <w:abstractNumId w:val="13"/>
  </w:num>
  <w:num w:numId="50">
    <w:abstractNumId w:val="0"/>
  </w:num>
  <w:num w:numId="51">
    <w:abstractNumId w:val="27"/>
  </w:num>
  <w:num w:numId="52">
    <w:abstractNumId w:val="21"/>
  </w:num>
  <w:num w:numId="53">
    <w:abstractNumId w:val="80"/>
  </w:num>
  <w:num w:numId="54">
    <w:abstractNumId w:val="15"/>
  </w:num>
  <w:num w:numId="55">
    <w:abstractNumId w:val="72"/>
  </w:num>
  <w:num w:numId="56">
    <w:abstractNumId w:val="25"/>
  </w:num>
  <w:num w:numId="57">
    <w:abstractNumId w:val="37"/>
  </w:num>
  <w:num w:numId="58">
    <w:abstractNumId w:val="77"/>
  </w:num>
  <w:num w:numId="59">
    <w:abstractNumId w:val="12"/>
  </w:num>
  <w:num w:numId="60">
    <w:abstractNumId w:val="17"/>
  </w:num>
  <w:num w:numId="61">
    <w:abstractNumId w:val="49"/>
  </w:num>
  <w:num w:numId="62">
    <w:abstractNumId w:val="92"/>
  </w:num>
  <w:num w:numId="63">
    <w:abstractNumId w:val="66"/>
  </w:num>
  <w:num w:numId="64">
    <w:abstractNumId w:val="35"/>
  </w:num>
  <w:num w:numId="65">
    <w:abstractNumId w:val="74"/>
  </w:num>
  <w:num w:numId="66">
    <w:abstractNumId w:val="70"/>
  </w:num>
  <w:num w:numId="67">
    <w:abstractNumId w:val="23"/>
  </w:num>
  <w:num w:numId="68">
    <w:abstractNumId w:val="4"/>
  </w:num>
  <w:num w:numId="69">
    <w:abstractNumId w:val="57"/>
  </w:num>
  <w:num w:numId="70">
    <w:abstractNumId w:val="75"/>
  </w:num>
  <w:num w:numId="71">
    <w:abstractNumId w:val="31"/>
  </w:num>
  <w:num w:numId="72">
    <w:abstractNumId w:val="7"/>
  </w:num>
  <w:num w:numId="73">
    <w:abstractNumId w:val="88"/>
  </w:num>
  <w:num w:numId="74">
    <w:abstractNumId w:val="86"/>
  </w:num>
  <w:num w:numId="75">
    <w:abstractNumId w:val="78"/>
  </w:num>
  <w:num w:numId="76">
    <w:abstractNumId w:val="85"/>
  </w:num>
  <w:num w:numId="77">
    <w:abstractNumId w:val="26"/>
  </w:num>
  <w:num w:numId="78">
    <w:abstractNumId w:val="83"/>
  </w:num>
  <w:num w:numId="79">
    <w:abstractNumId w:val="64"/>
  </w:num>
  <w:num w:numId="80">
    <w:abstractNumId w:val="18"/>
  </w:num>
  <w:num w:numId="81">
    <w:abstractNumId w:val="56"/>
  </w:num>
  <w:num w:numId="82">
    <w:abstractNumId w:val="55"/>
  </w:num>
  <w:num w:numId="83">
    <w:abstractNumId w:val="34"/>
  </w:num>
  <w:num w:numId="84">
    <w:abstractNumId w:val="38"/>
  </w:num>
  <w:num w:numId="85">
    <w:abstractNumId w:val="47"/>
  </w:num>
  <w:num w:numId="86">
    <w:abstractNumId w:val="60"/>
  </w:num>
  <w:num w:numId="87">
    <w:abstractNumId w:val="48"/>
  </w:num>
  <w:num w:numId="88">
    <w:abstractNumId w:val="29"/>
  </w:num>
  <w:num w:numId="89">
    <w:abstractNumId w:val="62"/>
  </w:num>
  <w:num w:numId="90">
    <w:abstractNumId w:val="54"/>
  </w:num>
  <w:num w:numId="91">
    <w:abstractNumId w:val="69"/>
  </w:num>
  <w:num w:numId="92">
    <w:abstractNumId w:val="50"/>
  </w:num>
  <w:num w:numId="93">
    <w:abstractNumId w:val="44"/>
  </w:num>
  <w:num w:numId="94">
    <w:abstractNumId w:val="52"/>
  </w:num>
  <w:num w:numId="95">
    <w:abstractNumId w:val="9"/>
  </w:num>
  <w:num w:numId="96">
    <w:abstractNumId w:val="45"/>
  </w:num>
  <w:num w:numId="97">
    <w:abstractNumId w:val="43"/>
  </w:num>
  <w:num w:numId="98">
    <w:abstractNumId w:val="82"/>
  </w:num>
  <w:num w:numId="99">
    <w:abstractNumId w:val="40"/>
  </w:num>
  <w:num w:numId="100">
    <w:abstractNumId w:val="91"/>
  </w:num>
  <w:num w:numId="101">
    <w:abstractNumId w:val="65"/>
  </w:num>
  <w:num w:numId="102">
    <w:abstractNumId w:val="22"/>
  </w:num>
  <w:num w:numId="103">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ayed Mehmood [2]">
    <w15:presenceInfo w15:providerId="WPS Office" w15:userId="66059101843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8CF"/>
    <w:rsid w:val="000D5F65"/>
    <w:rsid w:val="002768E0"/>
    <w:rsid w:val="00411F65"/>
    <w:rsid w:val="00420AFB"/>
    <w:rsid w:val="00473E8A"/>
    <w:rsid w:val="0053165F"/>
    <w:rsid w:val="005E2BA5"/>
    <w:rsid w:val="006C7C99"/>
    <w:rsid w:val="006F71AE"/>
    <w:rsid w:val="00726DC6"/>
    <w:rsid w:val="0078744C"/>
    <w:rsid w:val="007C4196"/>
    <w:rsid w:val="007D5819"/>
    <w:rsid w:val="00911281"/>
    <w:rsid w:val="00912154"/>
    <w:rsid w:val="009135ED"/>
    <w:rsid w:val="00925597"/>
    <w:rsid w:val="009405F4"/>
    <w:rsid w:val="00994A2D"/>
    <w:rsid w:val="00A06947"/>
    <w:rsid w:val="00A408CF"/>
    <w:rsid w:val="00A73016"/>
    <w:rsid w:val="00B15A58"/>
    <w:rsid w:val="00B307AE"/>
    <w:rsid w:val="00BE0C1A"/>
    <w:rsid w:val="00CD2047"/>
    <w:rsid w:val="00D33818"/>
    <w:rsid w:val="00DA6DAD"/>
    <w:rsid w:val="00E0028D"/>
    <w:rsid w:val="00E568C6"/>
    <w:rsid w:val="00F74F45"/>
    <w:rsid w:val="00FB1D33"/>
    <w:rsid w:val="00FF1D8E"/>
    <w:rsid w:val="135C3AFC"/>
    <w:rsid w:val="1953639C"/>
    <w:rsid w:val="33CF58C2"/>
    <w:rsid w:val="34F51E89"/>
    <w:rsid w:val="3DF35B7D"/>
    <w:rsid w:val="5FA00F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link w:val="2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link w:val="3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pPr>
      <w:spacing w:before="183"/>
      <w:ind w:left="694" w:hanging="232"/>
    </w:pPr>
    <w:rPr>
      <w:sz w:val="18"/>
      <w:szCs w:val="18"/>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toc 4"/>
    <w:basedOn w:val="1"/>
    <w:next w:val="1"/>
    <w:autoRedefine/>
    <w:unhideWhenUsed/>
    <w:qFormat/>
    <w:uiPriority w:val="39"/>
    <w:pPr>
      <w:spacing w:after="100" w:line="278" w:lineRule="auto"/>
      <w:ind w:left="720"/>
    </w:pPr>
    <w:rPr>
      <w:rFonts w:eastAsiaTheme="minorEastAsia"/>
      <w:sz w:val="24"/>
      <w:szCs w:val="24"/>
    </w:rPr>
  </w:style>
  <w:style w:type="paragraph" w:styleId="23">
    <w:name w:val="toc 5"/>
    <w:basedOn w:val="1"/>
    <w:next w:val="1"/>
    <w:autoRedefine/>
    <w:unhideWhenUsed/>
    <w:qFormat/>
    <w:uiPriority w:val="39"/>
    <w:pPr>
      <w:spacing w:after="100" w:line="278" w:lineRule="auto"/>
      <w:ind w:left="960"/>
    </w:pPr>
    <w:rPr>
      <w:rFonts w:eastAsiaTheme="minorEastAsia"/>
      <w:sz w:val="24"/>
      <w:szCs w:val="24"/>
    </w:rPr>
  </w:style>
  <w:style w:type="paragraph" w:styleId="24">
    <w:name w:val="toc 6"/>
    <w:basedOn w:val="1"/>
    <w:next w:val="1"/>
    <w:autoRedefine/>
    <w:unhideWhenUsed/>
    <w:qFormat/>
    <w:uiPriority w:val="39"/>
    <w:pPr>
      <w:spacing w:after="100" w:line="278" w:lineRule="auto"/>
      <w:ind w:left="1200"/>
    </w:pPr>
    <w:rPr>
      <w:rFonts w:eastAsiaTheme="minorEastAsia"/>
      <w:sz w:val="24"/>
      <w:szCs w:val="24"/>
    </w:rPr>
  </w:style>
  <w:style w:type="paragraph" w:styleId="25">
    <w:name w:val="toc 7"/>
    <w:basedOn w:val="1"/>
    <w:next w:val="1"/>
    <w:autoRedefine/>
    <w:unhideWhenUsed/>
    <w:qFormat/>
    <w:uiPriority w:val="39"/>
    <w:pPr>
      <w:spacing w:after="100" w:line="278" w:lineRule="auto"/>
      <w:ind w:left="1440"/>
    </w:pPr>
    <w:rPr>
      <w:rFonts w:eastAsiaTheme="minorEastAsia"/>
      <w:sz w:val="24"/>
      <w:szCs w:val="24"/>
    </w:rPr>
  </w:style>
  <w:style w:type="paragraph" w:styleId="26">
    <w:name w:val="toc 8"/>
    <w:basedOn w:val="1"/>
    <w:next w:val="1"/>
    <w:autoRedefine/>
    <w:unhideWhenUsed/>
    <w:qFormat/>
    <w:uiPriority w:val="39"/>
    <w:pPr>
      <w:spacing w:after="100" w:line="278" w:lineRule="auto"/>
      <w:ind w:left="1680"/>
    </w:pPr>
    <w:rPr>
      <w:rFonts w:eastAsiaTheme="minorEastAsia"/>
      <w:sz w:val="24"/>
      <w:szCs w:val="24"/>
    </w:rPr>
  </w:style>
  <w:style w:type="paragraph" w:styleId="27">
    <w:name w:val="toc 9"/>
    <w:basedOn w:val="1"/>
    <w:next w:val="1"/>
    <w:autoRedefine/>
    <w:unhideWhenUsed/>
    <w:qFormat/>
    <w:uiPriority w:val="39"/>
    <w:pPr>
      <w:spacing w:after="100" w:line="278" w:lineRule="auto"/>
      <w:ind w:left="1920"/>
    </w:pPr>
    <w:rPr>
      <w:rFonts w:eastAsiaTheme="minorEastAsia"/>
      <w:sz w:val="24"/>
      <w:szCs w:val="24"/>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1"/>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uiPriority w:val="30"/>
    <w:rPr>
      <w:i/>
      <w:iCs/>
      <w:color w:val="104862" w:themeColor="accent1" w:themeShade="BF"/>
    </w:rPr>
  </w:style>
  <w:style w:type="character" w:customStyle="1" w:styleId="45">
    <w:name w:val="Intense Reference1"/>
    <w:basedOn w:val="11"/>
    <w:qFormat/>
    <w:uiPriority w:val="32"/>
    <w:rPr>
      <w:b/>
      <w:bCs/>
      <w:smallCaps/>
      <w:color w:val="104862" w:themeColor="accent1" w:themeShade="BF"/>
      <w:spacing w:val="5"/>
    </w:rPr>
  </w:style>
  <w:style w:type="table" w:customStyle="1" w:styleId="46">
    <w:name w:val="Plain Table 11"/>
    <w:basedOn w:val="12"/>
    <w:qFormat/>
    <w:uiPriority w:val="41"/>
    <w:rPr>
      <w:sz w:val="22"/>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7">
    <w:name w:val="Revision1"/>
    <w:hidden/>
    <w:semiHidden/>
    <w:qFormat/>
    <w:uiPriority w:val="99"/>
    <w:rPr>
      <w:rFonts w:asciiTheme="minorHAnsi" w:hAnsiTheme="minorHAnsi" w:eastAsiaTheme="minorHAnsi" w:cstheme="minorBidi"/>
      <w:kern w:val="2"/>
      <w:sz w:val="22"/>
      <w:szCs w:val="22"/>
      <w:lang w:val="en-US" w:eastAsia="en-US" w:bidi="ar-SA"/>
      <w14:ligatures w14:val="standardContextual"/>
    </w:rPr>
  </w:style>
  <w:style w:type="table" w:customStyle="1" w:styleId="48">
    <w:name w:val="Grid Table 41"/>
    <w:basedOn w:val="12"/>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49">
    <w:name w:val="TOC Heading1"/>
    <w:basedOn w:val="2"/>
    <w:next w:val="1"/>
    <w:unhideWhenUsed/>
    <w:qFormat/>
    <w:uiPriority w:val="39"/>
    <w:pPr>
      <w:spacing w:before="240" w:after="0"/>
      <w:outlineLvl w:val="9"/>
    </w:pPr>
    <w:rPr>
      <w:kern w:val="0"/>
      <w:sz w:val="32"/>
      <w:szCs w:val="32"/>
      <w14:ligatures w14:val="none"/>
    </w:rPr>
  </w:style>
  <w:style w:type="paragraph" w:customStyle="1" w:styleId="50">
    <w:name w:val="Revision"/>
    <w:hidden/>
    <w:unhideWhenUsed/>
    <w:uiPriority w:val="99"/>
    <w:rPr>
      <w:rFonts w:asciiTheme="minorHAnsi" w:hAnsiTheme="minorHAnsi" w:eastAsiaTheme="minorHAnsi" w:cstheme="minorBidi"/>
      <w:kern w:val="2"/>
      <w:sz w:val="22"/>
      <w:szCs w:val="22"/>
      <w:lang w:val="en-US" w:eastAsia="en-US" w:bidi="ar-SA"/>
      <w14:ligatures w14:val="standardContextual"/>
    </w:rPr>
  </w:style>
  <w:style w:type="paragraph" w:customStyle="1" w:styleId="51">
    <w:name w:val="TOC Heading"/>
    <w:basedOn w:val="2"/>
    <w:next w:val="1"/>
    <w:unhideWhenUsed/>
    <w:qFormat/>
    <w:uiPriority w:val="39"/>
    <w:pPr>
      <w:spacing w:before="240" w:after="0"/>
      <w:outlineLvl w:val="9"/>
    </w:pPr>
    <w:rPr>
      <w:kern w:val="0"/>
      <w:sz w:val="32"/>
      <w:szCs w:val="32"/>
      <w14:ligatures w14:val="none"/>
    </w:rPr>
  </w:style>
  <w:style w:type="character" w:customStyle="1" w:styleId="5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9" ma:contentTypeDescription="Create a new document." ma:contentTypeScope="" ma:versionID="fa5eded6e7160d23f2c686011249d773">
  <xsd:schema xmlns:xsd="http://www.w3.org/2001/XMLSchema" xmlns:xs="http://www.w3.org/2001/XMLSchema" xmlns:p="http://schemas.microsoft.com/office/2006/metadata/properties" xmlns:ns2="f59191dc-2109-46f5-b4c3-6a80e13c97d1" xmlns:ns3="6daf0cd5-979e-4d1b-9aeb-4261006da413" targetNamespace="http://schemas.microsoft.com/office/2006/metadata/properties" ma:root="true" ma:fieldsID="f585cbb2cae6fffb936f82c4c3ea3293" ns2:_="" ns3:_="">
    <xsd:import namespace="f59191dc-2109-46f5-b4c3-6a80e13c97d1"/>
    <xsd:import namespace="6daf0cd5-979e-4d1b-9aeb-4261006da4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f59191dc-2109-46f5-b4c3-6a80e13c97d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217C8-06C8-4E97-B30E-486E77A8F6AF}">
  <ds:schemaRefs/>
</ds:datastoreItem>
</file>

<file path=customXml/itemProps2.xml><?xml version="1.0" encoding="utf-8"?>
<ds:datastoreItem xmlns:ds="http://schemas.openxmlformats.org/officeDocument/2006/customXml" ds:itemID="{1AACF8E2-6E4A-49DA-8FE3-91B87615AD27}">
  <ds:schemaRefs/>
</ds:datastoreItem>
</file>

<file path=customXml/itemProps3.xml><?xml version="1.0" encoding="utf-8"?>
<ds:datastoreItem xmlns:ds="http://schemas.openxmlformats.org/officeDocument/2006/customXml" ds:itemID="{5B105678-0F5B-453E-95E4-1D6572CFFF5E}">
  <ds:schemaRefs/>
</ds:datastoreItem>
</file>

<file path=customXml/itemProps4.xml><?xml version="1.0" encoding="utf-8"?>
<ds:datastoreItem xmlns:ds="http://schemas.openxmlformats.org/officeDocument/2006/customXml" ds:itemID="{6B1947D0-A9AC-48E0-8282-23A9CC2D8792}">
  <ds:schemaRefs/>
</ds:datastoreItem>
</file>

<file path=docProps/app.xml><?xml version="1.0" encoding="utf-8"?>
<Properties xmlns="http://schemas.openxmlformats.org/officeDocument/2006/extended-properties" xmlns:vt="http://schemas.openxmlformats.org/officeDocument/2006/docPropsVTypes">
  <Template>Normal</Template>
  <Company>MRT www.Win2Farsi.com</Company>
  <Pages>37</Pages>
  <Words>6073</Words>
  <Characters>34881</Characters>
  <Lines>439</Lines>
  <Paragraphs>123</Paragraphs>
  <TotalTime>63</TotalTime>
  <ScaleCrop>false</ScaleCrop>
  <LinksUpToDate>false</LinksUpToDate>
  <CharactersWithSpaces>41257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2026-10-07T13:40:00Z</dcterms:created>
  <dc:creator>Tayyab Mehboob</dc:creator>
  <cp:lastModifiedBy>Sayed Mehmood</cp:lastModifiedBy>
  <dcterms:modified xsi:type="dcterms:W3CDTF">2026-10-14T07:54:02Z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y fmtid="{D5CDD505-2E9C-101B-9397-08002B2CF9AE}" pid="3" name="MediaServiceImageTags">
    <vt:lpwstr/>
  </property>
  <property fmtid="{D5CDD505-2E9C-101B-9397-08002B2CF9AE}" pid="4" name="KSOTemplateDocerSaveRecord">
    <vt:lpwstr>eyJoZGlkIjoiYmM1MjcyNjE2MjM1NTRkY2FmMDU1ZDg1OWQzMzdlNDQiLCJ1c2VySWQiOiIxOTQxOTY1MDg4MDY2In0=</vt:lpwstr>
  </property>
  <property fmtid="{D5CDD505-2E9C-101B-9397-08002B2CF9AE}" pid="5" name="KSOProductBuildVer">
    <vt:lpwstr>1033-12.1.0.29162</vt:lpwstr>
  </property>
  <property fmtid="{D5CDD505-2E9C-101B-9397-08002B2CF9AE}" pid="6" name="ICV">
    <vt:lpwstr>DD244483C9BA4BE7B4A8C3D8F75BAB9C_13</vt:lpwstr>
  </property>
</Properties>
</file>